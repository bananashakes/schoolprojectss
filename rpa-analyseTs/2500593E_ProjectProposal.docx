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C163" w14:textId="77777777" w:rsidR="00BB487E" w:rsidRDefault="00BB487E" w:rsidP="00BB487E">
      <w:pPr>
        <w:ind w:left="1418" w:right="1738"/>
        <w:jc w:val="center"/>
        <w:rPr>
          <w:b/>
          <w:spacing w:val="-7"/>
          <w:sz w:val="28"/>
        </w:rPr>
      </w:pPr>
      <w:r>
        <w:rPr>
          <w:b/>
          <w:sz w:val="28"/>
        </w:rPr>
        <w:t>Temasek</w:t>
      </w:r>
      <w:r>
        <w:rPr>
          <w:b/>
          <w:spacing w:val="-5"/>
          <w:sz w:val="28"/>
        </w:rPr>
        <w:t xml:space="preserve"> </w:t>
      </w:r>
      <w:r>
        <w:rPr>
          <w:b/>
          <w:sz w:val="28"/>
        </w:rPr>
        <w:t>Polytechnic</w:t>
      </w:r>
    </w:p>
    <w:p w14:paraId="2FB1D0DA" w14:textId="77777777" w:rsidR="00BB487E" w:rsidRDefault="00BB487E" w:rsidP="00BB487E">
      <w:pPr>
        <w:ind w:left="1418" w:right="1738"/>
        <w:jc w:val="center"/>
        <w:rPr>
          <w:b/>
          <w:sz w:val="28"/>
        </w:rPr>
      </w:pPr>
      <w:r>
        <w:rPr>
          <w:b/>
          <w:sz w:val="28"/>
        </w:rPr>
        <w:t>School</w:t>
      </w:r>
      <w:r>
        <w:rPr>
          <w:b/>
          <w:spacing w:val="-4"/>
          <w:sz w:val="28"/>
        </w:rPr>
        <w:t xml:space="preserve"> </w:t>
      </w:r>
      <w:r>
        <w:rPr>
          <w:b/>
          <w:sz w:val="28"/>
        </w:rPr>
        <w:t>of</w:t>
      </w:r>
      <w:r>
        <w:rPr>
          <w:b/>
          <w:spacing w:val="-5"/>
          <w:sz w:val="28"/>
        </w:rPr>
        <w:t xml:space="preserve"> I</w:t>
      </w:r>
      <w:r>
        <w:rPr>
          <w:b/>
          <w:sz w:val="28"/>
        </w:rPr>
        <w:t>nformatics</w:t>
      </w:r>
      <w:r>
        <w:rPr>
          <w:b/>
          <w:spacing w:val="-4"/>
          <w:sz w:val="28"/>
        </w:rPr>
        <w:t xml:space="preserve"> </w:t>
      </w:r>
      <w:r>
        <w:rPr>
          <w:b/>
          <w:sz w:val="28"/>
        </w:rPr>
        <w:t>&amp;</w:t>
      </w:r>
      <w:r>
        <w:rPr>
          <w:b/>
          <w:spacing w:val="-5"/>
          <w:sz w:val="28"/>
        </w:rPr>
        <w:t xml:space="preserve"> </w:t>
      </w:r>
      <w:r>
        <w:rPr>
          <w:b/>
          <w:sz w:val="28"/>
        </w:rPr>
        <w:t>IT</w:t>
      </w:r>
    </w:p>
    <w:p w14:paraId="53A60586" w14:textId="77777777" w:rsidR="00BB487E" w:rsidRDefault="00BB487E" w:rsidP="00BB487E">
      <w:pPr>
        <w:ind w:left="1134" w:right="1225"/>
        <w:jc w:val="center"/>
        <w:rPr>
          <w:b/>
          <w:sz w:val="28"/>
        </w:rPr>
      </w:pPr>
      <w:r>
        <w:rPr>
          <w:b/>
          <w:sz w:val="28"/>
        </w:rPr>
        <w:t>Diploma in Applied Artificial Intelligence</w:t>
      </w:r>
    </w:p>
    <w:p w14:paraId="232EC6B7" w14:textId="77777777" w:rsidR="00BB487E" w:rsidRDefault="00BB487E" w:rsidP="00BB487E">
      <w:pPr>
        <w:ind w:left="1276" w:right="1225"/>
        <w:jc w:val="center"/>
        <w:rPr>
          <w:b/>
          <w:sz w:val="28"/>
        </w:rPr>
      </w:pPr>
      <w:r>
        <w:rPr>
          <w:b/>
          <w:sz w:val="28"/>
        </w:rPr>
        <w:t>Robotic</w:t>
      </w:r>
      <w:r>
        <w:rPr>
          <w:b/>
          <w:spacing w:val="-10"/>
          <w:sz w:val="28"/>
        </w:rPr>
        <w:t xml:space="preserve"> </w:t>
      </w:r>
      <w:r>
        <w:rPr>
          <w:b/>
          <w:sz w:val="28"/>
        </w:rPr>
        <w:t>Process</w:t>
      </w:r>
      <w:r>
        <w:rPr>
          <w:b/>
          <w:spacing w:val="-10"/>
          <w:sz w:val="28"/>
        </w:rPr>
        <w:t xml:space="preserve"> </w:t>
      </w:r>
      <w:r>
        <w:rPr>
          <w:b/>
          <w:sz w:val="28"/>
        </w:rPr>
        <w:t>Automation (CAI2C01)</w:t>
      </w:r>
    </w:p>
    <w:p w14:paraId="548A1692" w14:textId="2791652B" w:rsidR="00BB487E" w:rsidRDefault="00BB487E" w:rsidP="00BB487E">
      <w:pPr>
        <w:ind w:left="1418" w:right="1738"/>
        <w:jc w:val="center"/>
        <w:rPr>
          <w:b/>
          <w:bCs/>
          <w:spacing w:val="-2"/>
          <w:sz w:val="28"/>
        </w:rPr>
      </w:pPr>
      <w:r w:rsidRPr="00731FA3">
        <w:rPr>
          <w:b/>
          <w:bCs/>
          <w:spacing w:val="-2"/>
          <w:sz w:val="28"/>
        </w:rPr>
        <w:t>AY202</w:t>
      </w:r>
      <w:r w:rsidR="002C165E">
        <w:rPr>
          <w:b/>
          <w:bCs/>
          <w:spacing w:val="-2"/>
          <w:sz w:val="28"/>
        </w:rPr>
        <w:t>6</w:t>
      </w:r>
      <w:r w:rsidRPr="00731FA3">
        <w:rPr>
          <w:b/>
          <w:bCs/>
          <w:spacing w:val="-2"/>
          <w:sz w:val="28"/>
        </w:rPr>
        <w:t>/202</w:t>
      </w:r>
      <w:r w:rsidR="002C165E">
        <w:rPr>
          <w:b/>
          <w:bCs/>
          <w:spacing w:val="-2"/>
          <w:sz w:val="28"/>
        </w:rPr>
        <w:t>7</w:t>
      </w:r>
      <w:r w:rsidRPr="00731FA3">
        <w:rPr>
          <w:b/>
          <w:bCs/>
          <w:spacing w:val="-2"/>
          <w:sz w:val="28"/>
        </w:rPr>
        <w:t xml:space="preserve"> April Semester</w:t>
      </w:r>
    </w:p>
    <w:p w14:paraId="5090D2CD" w14:textId="77777777" w:rsidR="00BB487E" w:rsidRDefault="00BB487E" w:rsidP="00BB487E">
      <w:pPr>
        <w:ind w:right="1738"/>
        <w:jc w:val="center"/>
        <w:rPr>
          <w:b/>
          <w:sz w:val="28"/>
        </w:rPr>
      </w:pPr>
    </w:p>
    <w:p w14:paraId="5EF3F4A9" w14:textId="6BF0AC9C" w:rsidR="00BB487E" w:rsidRPr="00731FA3" w:rsidRDefault="00BB487E" w:rsidP="00BB487E">
      <w:pPr>
        <w:ind w:left="1134" w:right="1738"/>
        <w:jc w:val="center"/>
        <w:rPr>
          <w:b/>
          <w:sz w:val="28"/>
        </w:rPr>
      </w:pPr>
      <w:r>
        <w:rPr>
          <w:b/>
          <w:bCs/>
          <w:spacing w:val="-2"/>
          <w:sz w:val="28"/>
        </w:rPr>
        <w:t>Proposal</w:t>
      </w:r>
    </w:p>
    <w:p w14:paraId="0B8C7E43" w14:textId="77777777" w:rsidR="00BB487E" w:rsidRPr="009B3C05" w:rsidRDefault="00BB487E" w:rsidP="00BB487E">
      <w:pPr>
        <w:jc w:val="both"/>
      </w:pPr>
    </w:p>
    <w:p w14:paraId="3FCFA1FB" w14:textId="3CBF91BD" w:rsidR="00A46FD3" w:rsidRDefault="00BB487E" w:rsidP="00BB487E">
      <w:pPr>
        <w:rPr>
          <w:sz w:val="28"/>
          <w:szCs w:val="28"/>
        </w:rPr>
      </w:pPr>
      <w:r w:rsidRPr="005C5421">
        <w:rPr>
          <w:sz w:val="28"/>
          <w:szCs w:val="28"/>
        </w:rPr>
        <w:t>Student Name</w:t>
      </w:r>
      <w:r w:rsidR="00A46FD3">
        <w:rPr>
          <w:sz w:val="28"/>
          <w:szCs w:val="28"/>
        </w:rPr>
        <w:tab/>
      </w:r>
      <w:r w:rsidR="00A46FD3">
        <w:rPr>
          <w:sz w:val="28"/>
          <w:szCs w:val="28"/>
        </w:rPr>
        <w:tab/>
      </w:r>
      <w:r w:rsidR="00A46FD3">
        <w:rPr>
          <w:sz w:val="28"/>
          <w:szCs w:val="28"/>
        </w:rPr>
        <w:tab/>
      </w:r>
      <w:r w:rsidR="00A46FD3">
        <w:rPr>
          <w:sz w:val="28"/>
          <w:szCs w:val="28"/>
        </w:rPr>
        <w:tab/>
        <w:t>:</w:t>
      </w:r>
      <w:del w:id="0" w:author="Andrew CHONG (TP)" w:date="2026-04-19T20:43:00Z" w16du:dateUtc="2026-04-19T12:43:00Z">
        <w:r w:rsidRPr="005C5421" w:rsidDel="00A46FD3">
          <w:rPr>
            <w:sz w:val="28"/>
            <w:szCs w:val="28"/>
          </w:rPr>
          <w:delText xml:space="preserve"> </w:delText>
        </w:r>
      </w:del>
      <w:r w:rsidR="00FF1EB7">
        <w:rPr>
          <w:sz w:val="28"/>
          <w:szCs w:val="28"/>
        </w:rPr>
        <w:t xml:space="preserve"> Leon Jr Chua</w:t>
      </w:r>
    </w:p>
    <w:p w14:paraId="595B5590" w14:textId="77777777" w:rsidR="00A46FD3" w:rsidRDefault="00A46FD3" w:rsidP="00BB487E">
      <w:pPr>
        <w:rPr>
          <w:sz w:val="28"/>
          <w:szCs w:val="28"/>
        </w:rPr>
      </w:pPr>
    </w:p>
    <w:p w14:paraId="27D477FB" w14:textId="4E041F3D" w:rsidR="00BB487E" w:rsidRPr="005C5421" w:rsidRDefault="00A46FD3" w:rsidP="00BB487E">
      <w:pPr>
        <w:rPr>
          <w:sz w:val="28"/>
          <w:szCs w:val="28"/>
        </w:rPr>
      </w:pPr>
      <w:r>
        <w:rPr>
          <w:sz w:val="28"/>
          <w:szCs w:val="28"/>
        </w:rPr>
        <w:t>Student Admin No.</w:t>
      </w:r>
      <w:r w:rsidR="00BB487E" w:rsidRPr="005C5421">
        <w:rPr>
          <w:sz w:val="28"/>
          <w:szCs w:val="28"/>
        </w:rPr>
        <w:tab/>
      </w:r>
      <w:r w:rsidR="00D91E0D">
        <w:rPr>
          <w:sz w:val="28"/>
          <w:szCs w:val="28"/>
        </w:rPr>
        <w:tab/>
      </w:r>
      <w:r w:rsidR="00D91E0D">
        <w:rPr>
          <w:sz w:val="28"/>
          <w:szCs w:val="28"/>
        </w:rPr>
        <w:tab/>
      </w:r>
      <w:r w:rsidR="00BB487E" w:rsidRPr="005C5421">
        <w:rPr>
          <w:sz w:val="28"/>
          <w:szCs w:val="28"/>
        </w:rPr>
        <w:t>:</w:t>
      </w:r>
      <w:r w:rsidR="00BB487E">
        <w:rPr>
          <w:sz w:val="28"/>
          <w:szCs w:val="28"/>
        </w:rPr>
        <w:t xml:space="preserve"> </w:t>
      </w:r>
      <w:r w:rsidR="00FF1EB7">
        <w:rPr>
          <w:sz w:val="28"/>
          <w:szCs w:val="28"/>
        </w:rPr>
        <w:t xml:space="preserve"> 2500593E</w:t>
      </w:r>
    </w:p>
    <w:p w14:paraId="1D0B8F09" w14:textId="77777777" w:rsidR="00BB487E" w:rsidRPr="005C5421" w:rsidRDefault="00BB487E" w:rsidP="00BB487E">
      <w:pPr>
        <w:rPr>
          <w:sz w:val="28"/>
          <w:szCs w:val="28"/>
        </w:rPr>
      </w:pPr>
    </w:p>
    <w:p w14:paraId="5F7AFE3F" w14:textId="74F6FAC3" w:rsidR="00BB487E" w:rsidRPr="005C5421" w:rsidRDefault="00BB487E" w:rsidP="00BB487E">
      <w:pPr>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Pr>
          <w:sz w:val="28"/>
          <w:szCs w:val="28"/>
        </w:rPr>
        <w:t>P0</w:t>
      </w:r>
      <w:r w:rsidR="004E3946">
        <w:rPr>
          <w:sz w:val="28"/>
          <w:szCs w:val="28"/>
        </w:rPr>
        <w:t>2</w:t>
      </w:r>
    </w:p>
    <w:p w14:paraId="0C7896A6" w14:textId="77777777" w:rsidR="00BB487E" w:rsidRPr="005C5421" w:rsidRDefault="00BB487E" w:rsidP="00BB487E">
      <w:pPr>
        <w:rPr>
          <w:rFonts w:eastAsia="Arial"/>
          <w:sz w:val="28"/>
          <w:szCs w:val="28"/>
        </w:rPr>
      </w:pPr>
      <w:r w:rsidRPr="005C5421">
        <w:rPr>
          <w:rFonts w:eastAsia="Segoe UI"/>
          <w:color w:val="FFFFFF"/>
          <w:sz w:val="28"/>
          <w:szCs w:val="28"/>
        </w:rPr>
        <w:t>Jenny LING (TP)</w:t>
      </w:r>
    </w:p>
    <w:p w14:paraId="09381707" w14:textId="5268806C" w:rsidR="00BB487E" w:rsidRPr="005C5421" w:rsidRDefault="00BB487E" w:rsidP="00BB487E">
      <w:pPr>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4C73F8">
        <w:rPr>
          <w:sz w:val="28"/>
          <w:szCs w:val="28"/>
        </w:rPr>
        <w:t>Ms Shuyun</w:t>
      </w:r>
    </w:p>
    <w:p w14:paraId="47D82E46" w14:textId="77777777" w:rsidR="00BB487E" w:rsidRPr="005C5421" w:rsidRDefault="00BB487E" w:rsidP="00BB487E">
      <w:pPr>
        <w:rPr>
          <w:sz w:val="28"/>
          <w:szCs w:val="28"/>
        </w:rPr>
      </w:pPr>
    </w:p>
    <w:p w14:paraId="4B741F40" w14:textId="1D46498D" w:rsidR="00BB487E" w:rsidRPr="005C5421" w:rsidRDefault="00BB487E" w:rsidP="00BB487E">
      <w:pPr>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4C73F8">
        <w:rPr>
          <w:sz w:val="28"/>
          <w:szCs w:val="28"/>
        </w:rPr>
        <w:t>28/5/2026</w:t>
      </w:r>
    </w:p>
    <w:p w14:paraId="6707A240" w14:textId="77777777" w:rsidR="00BB487E" w:rsidRDefault="00BB487E" w:rsidP="000C6EAF">
      <w:pPr>
        <w:rPr>
          <w:b/>
          <w:bCs/>
        </w:rPr>
      </w:pPr>
    </w:p>
    <w:p w14:paraId="13566FCC" w14:textId="579221C4" w:rsidR="00517DE2" w:rsidRPr="00517DE2" w:rsidRDefault="00517DE2" w:rsidP="00517DE2">
      <w:pPr>
        <w:jc w:val="center"/>
      </w:pPr>
      <w:r w:rsidRPr="00517DE2">
        <w:t>Declaration of Originality</w:t>
      </w:r>
    </w:p>
    <w:p w14:paraId="360922BE" w14:textId="2908F455" w:rsidR="00517DE2" w:rsidRPr="00517DE2" w:rsidRDefault="00517DE2" w:rsidP="00517DE2">
      <w:pPr>
        <w:jc w:val="center"/>
      </w:pPr>
      <w:r w:rsidRPr="00517DE2">
        <w:t xml:space="preserve">I am the originator of this </w:t>
      </w:r>
      <w:proofErr w:type="gramStart"/>
      <w:r w:rsidRPr="00517DE2">
        <w:t>work</w:t>
      </w:r>
      <w:proofErr w:type="gramEnd"/>
      <w:r w:rsidRPr="00517DE2">
        <w:t xml:space="preserve"> and </w:t>
      </w:r>
      <w:r w:rsidRPr="00517DE2">
        <w:rPr>
          <w:lang w:val="en-US"/>
        </w:rPr>
        <w:t xml:space="preserve">I have </w:t>
      </w:r>
      <w:r w:rsidRPr="00517DE2">
        <w:t>appropriately acknowledged all other original sources used as my references for this work.</w:t>
      </w:r>
    </w:p>
    <w:p w14:paraId="2388B8A2" w14:textId="632F4F7A" w:rsidR="00517DE2" w:rsidRPr="00517DE2" w:rsidRDefault="00517DE2" w:rsidP="00517DE2">
      <w:pPr>
        <w:jc w:val="center"/>
      </w:pPr>
      <w:r w:rsidRPr="00517DE2">
        <w:t>I understand that Plagiarism is the act of taking and using the whole or any part of another person’s work, including work generated by AI, and presenting it as my own.</w:t>
      </w:r>
    </w:p>
    <w:p w14:paraId="4F1FE61C" w14:textId="77777777" w:rsidR="00517DE2" w:rsidRPr="00517DE2" w:rsidRDefault="00517DE2" w:rsidP="00517DE2">
      <w:pPr>
        <w:jc w:val="center"/>
      </w:pPr>
      <w:r w:rsidRPr="00517DE2">
        <w:t>I understand that Plagiarism is an academic offence</w:t>
      </w:r>
    </w:p>
    <w:p w14:paraId="15CB900C" w14:textId="77777777" w:rsidR="00517DE2" w:rsidRPr="00517DE2" w:rsidRDefault="00517DE2" w:rsidP="00517DE2">
      <w:pPr>
        <w:jc w:val="center"/>
        <w:rPr>
          <w:lang w:val="en-US"/>
        </w:rPr>
      </w:pPr>
      <w:r w:rsidRPr="00517DE2">
        <w:t>and if I am found to have committed or abetted the offence of plagiarism in relation to this submitted work, disciplinary action will be enforced.</w:t>
      </w:r>
    </w:p>
    <w:p w14:paraId="2E30A78A" w14:textId="77777777" w:rsidR="00BB487E" w:rsidRDefault="00BB487E" w:rsidP="000C6EAF">
      <w:pPr>
        <w:rPr>
          <w:b/>
          <w:bCs/>
        </w:rPr>
      </w:pPr>
    </w:p>
    <w:p w14:paraId="3567747B" w14:textId="77777777" w:rsidR="00BB487E" w:rsidRDefault="00BB487E" w:rsidP="000C6EAF">
      <w:pPr>
        <w:rPr>
          <w:b/>
          <w:bCs/>
        </w:rPr>
      </w:pPr>
    </w:p>
    <w:p w14:paraId="2FBF851D" w14:textId="6D342E45" w:rsidR="005330A9" w:rsidRPr="00517DE2" w:rsidRDefault="00517DE2" w:rsidP="00517DE2">
      <w:pPr>
        <w:rPr>
          <w:b/>
          <w:bCs/>
          <w:color w:val="FF0000"/>
          <w:sz w:val="30"/>
          <w:szCs w:val="30"/>
        </w:rPr>
      </w:pPr>
      <w:r>
        <w:rPr>
          <w:b/>
          <w:bCs/>
          <w:color w:val="FF0000"/>
          <w:sz w:val="30"/>
          <w:szCs w:val="30"/>
        </w:rPr>
        <w:t>I used AI to generate Visual Aid images</w:t>
      </w:r>
    </w:p>
    <w:p w14:paraId="62A6CC9C" w14:textId="38304B24" w:rsidR="005330A9" w:rsidRDefault="005330A9" w:rsidP="003A4EF0">
      <w:pPr>
        <w:pStyle w:val="Heading1"/>
      </w:pPr>
      <w:r>
        <w:lastRenderedPageBreak/>
        <w:t>Robot Name</w:t>
      </w:r>
    </w:p>
    <w:p w14:paraId="4D521519" w14:textId="3027CDEF" w:rsidR="000C6EAF" w:rsidRPr="005330A9" w:rsidRDefault="005330A9" w:rsidP="005330A9">
      <w:pPr>
        <w:rPr>
          <w:b/>
          <w:bCs/>
          <w:sz w:val="28"/>
          <w:szCs w:val="28"/>
        </w:rPr>
      </w:pPr>
      <w:proofErr w:type="spellStart"/>
      <w:r w:rsidRPr="005330A9">
        <w:rPr>
          <w:b/>
          <w:bCs/>
          <w:sz w:val="28"/>
          <w:szCs w:val="28"/>
        </w:rPr>
        <w:t>AnalyseTS</w:t>
      </w:r>
      <w:proofErr w:type="spellEnd"/>
      <w:r w:rsidR="0044508A" w:rsidRPr="005330A9">
        <w:rPr>
          <w:b/>
          <w:bCs/>
          <w:sz w:val="28"/>
          <w:szCs w:val="28"/>
        </w:rPr>
        <w:t xml:space="preserve"> </w:t>
      </w:r>
    </w:p>
    <w:p w14:paraId="53ABAE23" w14:textId="1B7C06C5" w:rsidR="00BB487E" w:rsidRPr="001C3C7C" w:rsidRDefault="00BB487E" w:rsidP="003A4EF0">
      <w:pPr>
        <w:pStyle w:val="Heading1"/>
      </w:pPr>
      <w:r w:rsidRPr="001C3C7C">
        <w:t>Business Domain</w:t>
      </w:r>
    </w:p>
    <w:p w14:paraId="47021A6F" w14:textId="0F1B96E2" w:rsidR="005776A1" w:rsidRPr="007F4040" w:rsidRDefault="005776A1" w:rsidP="00BB487E">
      <w:pPr>
        <w:rPr>
          <w:sz w:val="21"/>
          <w:szCs w:val="21"/>
        </w:rPr>
      </w:pPr>
      <w:r w:rsidRPr="007F4040">
        <w:rPr>
          <w:sz w:val="21"/>
          <w:szCs w:val="21"/>
        </w:rPr>
        <w:t>Finance, Investment Analytics, Data Reporting</w:t>
      </w:r>
    </w:p>
    <w:p w14:paraId="5D612543" w14:textId="060F2CE4" w:rsidR="004E3946" w:rsidRPr="007F4040" w:rsidRDefault="005776A1" w:rsidP="00BB487E">
      <w:pPr>
        <w:rPr>
          <w:sz w:val="21"/>
          <w:szCs w:val="21"/>
        </w:rPr>
      </w:pPr>
      <w:r w:rsidRPr="007F4040">
        <w:rPr>
          <w:sz w:val="21"/>
          <w:szCs w:val="21"/>
        </w:rPr>
        <w:t>This project falls under the finance domain, specifically stock market monitoring and investment analytics. In finance-related work, users often need to track selected stocks, collect price data, compare performance, identify risk indicators, and present the findings in a clear report or dashboard.</w:t>
      </w:r>
    </w:p>
    <w:p w14:paraId="17671EAA" w14:textId="27F1E5F2" w:rsidR="004E3946" w:rsidRPr="007F4040" w:rsidRDefault="004E3946" w:rsidP="00BB487E">
      <w:pPr>
        <w:rPr>
          <w:sz w:val="21"/>
          <w:szCs w:val="21"/>
        </w:rPr>
      </w:pPr>
      <w:r w:rsidRPr="007F4040">
        <w:rPr>
          <w:sz w:val="21"/>
          <w:szCs w:val="21"/>
        </w:rPr>
        <w:t xml:space="preserve">Although this project is related to stock </w:t>
      </w:r>
      <w:proofErr w:type="gramStart"/>
      <w:r w:rsidRPr="007F4040">
        <w:rPr>
          <w:sz w:val="21"/>
          <w:szCs w:val="21"/>
        </w:rPr>
        <w:t>monitoring ,</w:t>
      </w:r>
      <w:proofErr w:type="gramEnd"/>
      <w:r w:rsidRPr="007F4040">
        <w:rPr>
          <w:sz w:val="21"/>
          <w:szCs w:val="21"/>
        </w:rPr>
        <w:t xml:space="preserve"> </w:t>
      </w:r>
      <w:proofErr w:type="spellStart"/>
      <w:r w:rsidRPr="007F4040">
        <w:rPr>
          <w:sz w:val="21"/>
          <w:szCs w:val="21"/>
        </w:rPr>
        <w:t>AnalyseTS</w:t>
      </w:r>
      <w:proofErr w:type="spellEnd"/>
      <w:r w:rsidRPr="007F4040">
        <w:rPr>
          <w:sz w:val="21"/>
          <w:szCs w:val="21"/>
        </w:rPr>
        <w:t xml:space="preserve"> does not perform stock trading decisions, or financial advising. Its role is solely to automate data collection, organise stock movement information, generate visual reports, and send update summaries for review purposes only.</w:t>
      </w:r>
    </w:p>
    <w:p w14:paraId="6A40D9AC" w14:textId="143A4BD6" w:rsidR="00BB487E" w:rsidRPr="001C3C7C" w:rsidRDefault="00BB487E" w:rsidP="003A4EF0">
      <w:pPr>
        <w:pStyle w:val="Heading1"/>
      </w:pPr>
      <w:r w:rsidRPr="001C3C7C">
        <w:t>Target Department/Users</w:t>
      </w:r>
    </w:p>
    <w:p w14:paraId="06178DFA" w14:textId="6E6D43FD" w:rsidR="001C3C7C" w:rsidRPr="007F4040" w:rsidRDefault="001C3C7C" w:rsidP="00BB487E">
      <w:pPr>
        <w:rPr>
          <w:sz w:val="21"/>
          <w:szCs w:val="21"/>
        </w:rPr>
      </w:pPr>
      <w:r w:rsidRPr="007F4040">
        <w:rPr>
          <w:sz w:val="21"/>
          <w:szCs w:val="21"/>
        </w:rPr>
        <w:t xml:space="preserve">The target users of </w:t>
      </w:r>
      <w:proofErr w:type="spellStart"/>
      <w:r w:rsidRPr="007F4040">
        <w:rPr>
          <w:sz w:val="21"/>
          <w:szCs w:val="21"/>
        </w:rPr>
        <w:t>AnalyseTS</w:t>
      </w:r>
      <w:proofErr w:type="spellEnd"/>
      <w:r w:rsidRPr="007F4040">
        <w:rPr>
          <w:sz w:val="21"/>
          <w:szCs w:val="21"/>
        </w:rPr>
        <w:t xml:space="preserve"> are individuals,</w:t>
      </w:r>
      <w:r w:rsidR="0029710A" w:rsidRPr="007F4040">
        <w:rPr>
          <w:sz w:val="21"/>
          <w:szCs w:val="21"/>
        </w:rPr>
        <w:t xml:space="preserve"> who regularly monitor selected stocks and want a faster way to receive clear stock update summaries. This </w:t>
      </w:r>
      <w:proofErr w:type="gramStart"/>
      <w:r w:rsidR="0029710A" w:rsidRPr="007F4040">
        <w:rPr>
          <w:sz w:val="21"/>
          <w:szCs w:val="21"/>
        </w:rPr>
        <w:t>include</w:t>
      </w:r>
      <w:proofErr w:type="gramEnd"/>
      <w:r w:rsidR="0029710A" w:rsidRPr="007F4040">
        <w:rPr>
          <w:sz w:val="21"/>
          <w:szCs w:val="21"/>
        </w:rPr>
        <w:t xml:space="preserve"> stock watchers, beginner investors, business/data analytics students, and finance-related teams who track a custom list of stocks</w:t>
      </w:r>
    </w:p>
    <w:p w14:paraId="114D4CA7" w14:textId="7652EBB2" w:rsidR="001C3C7C" w:rsidRPr="007F4040" w:rsidRDefault="0029710A" w:rsidP="00BB487E">
      <w:pPr>
        <w:rPr>
          <w:sz w:val="21"/>
          <w:szCs w:val="21"/>
        </w:rPr>
      </w:pPr>
      <w:r w:rsidRPr="007F4040">
        <w:rPr>
          <w:sz w:val="21"/>
          <w:szCs w:val="21"/>
        </w:rPr>
        <w:t>These users may not necessarily need advanced trading tools, they may want to understand what is happening with stocks they’re interested in. For examples, they may want to know which stocks fluctuated the most or which ones are the most stable.</w:t>
      </w:r>
    </w:p>
    <w:p w14:paraId="4CD93681" w14:textId="0A51581C" w:rsidR="0029710A" w:rsidRPr="007F4040" w:rsidRDefault="0029710A" w:rsidP="00BB487E">
      <w:pPr>
        <w:rPr>
          <w:sz w:val="21"/>
          <w:szCs w:val="21"/>
        </w:rPr>
      </w:pPr>
      <w:proofErr w:type="spellStart"/>
      <w:r w:rsidRPr="007F4040">
        <w:rPr>
          <w:sz w:val="21"/>
          <w:szCs w:val="21"/>
        </w:rPr>
        <w:t>AnalyseTS</w:t>
      </w:r>
      <w:proofErr w:type="spellEnd"/>
      <w:r w:rsidRPr="007F4040">
        <w:rPr>
          <w:sz w:val="21"/>
          <w:szCs w:val="21"/>
        </w:rPr>
        <w:t xml:space="preserve"> helps these users by automating the repeated process of collected stock data, organising it, analysing, generating dashboard visuals and producing short stock update summaries. The final output is sent to the user through Discord, so they can quickly review the stock update without manually searching websites, taking down data and creating charts themselves.</w:t>
      </w:r>
    </w:p>
    <w:p w14:paraId="610038DF" w14:textId="67DF12EF" w:rsidR="000C6EAF" w:rsidRPr="001C3C7C" w:rsidRDefault="000C6EAF" w:rsidP="003A4EF0">
      <w:pPr>
        <w:pStyle w:val="Heading1"/>
      </w:pPr>
      <w:r w:rsidRPr="001C3C7C">
        <w:t xml:space="preserve">Project </w:t>
      </w:r>
      <w:r w:rsidR="00BB487E" w:rsidRPr="001C3C7C">
        <w:t>Scope</w:t>
      </w:r>
    </w:p>
    <w:p w14:paraId="09E5BCB1" w14:textId="4D847A16" w:rsidR="00EA52DB" w:rsidRPr="003A4EF0" w:rsidRDefault="00EA52DB" w:rsidP="000C6EAF">
      <w:pPr>
        <w:rPr>
          <w:b/>
          <w:bCs/>
          <w:sz w:val="26"/>
          <w:szCs w:val="26"/>
        </w:rPr>
      </w:pPr>
      <w:proofErr w:type="gramStart"/>
      <w:r w:rsidRPr="003A4EF0">
        <w:rPr>
          <w:b/>
          <w:bCs/>
          <w:sz w:val="26"/>
          <w:szCs w:val="26"/>
        </w:rPr>
        <w:t>Overall</w:t>
      </w:r>
      <w:proofErr w:type="gramEnd"/>
      <w:r w:rsidRPr="003A4EF0">
        <w:rPr>
          <w:b/>
          <w:bCs/>
          <w:sz w:val="26"/>
          <w:szCs w:val="26"/>
        </w:rPr>
        <w:t xml:space="preserve"> Purpose</w:t>
      </w:r>
    </w:p>
    <w:p w14:paraId="0935FA2E" w14:textId="2C9FB29B" w:rsidR="00EA52DB" w:rsidRPr="007F4040" w:rsidRDefault="00EA52DB" w:rsidP="000C6EAF">
      <w:pPr>
        <w:rPr>
          <w:sz w:val="21"/>
          <w:szCs w:val="21"/>
        </w:rPr>
      </w:pPr>
      <w:proofErr w:type="spellStart"/>
      <w:r w:rsidRPr="007F4040">
        <w:rPr>
          <w:sz w:val="21"/>
          <w:szCs w:val="21"/>
        </w:rPr>
        <w:t>AnalyseTS</w:t>
      </w:r>
      <w:proofErr w:type="spellEnd"/>
      <w:r w:rsidRPr="007F4040">
        <w:rPr>
          <w:sz w:val="21"/>
          <w:szCs w:val="21"/>
        </w:rPr>
        <w:t xml:space="preserve"> is an RPA bot designed to automate stock update monitoring and reporting for selected stocks. The purpose of the robot is to help users understand what is happening with the stocks they are monitoring without needing to manually check multiple stock websites, copy data into spreadsheets, calculate movement, create visuals, and write summaries themselves.</w:t>
      </w:r>
    </w:p>
    <w:p w14:paraId="0CB94A39" w14:textId="77777777" w:rsidR="00026F1A" w:rsidRPr="007F4040" w:rsidRDefault="00026F1A" w:rsidP="00026F1A">
      <w:pPr>
        <w:rPr>
          <w:sz w:val="21"/>
          <w:szCs w:val="21"/>
        </w:rPr>
      </w:pPr>
      <w:r w:rsidRPr="007F4040">
        <w:rPr>
          <w:sz w:val="21"/>
          <w:szCs w:val="21"/>
        </w:rPr>
        <w:t xml:space="preserve">The bot automates an end-to-end stock update workflow. It starts from a user-maintained Excel watchlist, collects stock data from a public stock website, extracts visible stock information using OCR, processes and validates the extracted data using Python, displays the results in a </w:t>
      </w:r>
      <w:proofErr w:type="spellStart"/>
      <w:r w:rsidRPr="007F4040">
        <w:rPr>
          <w:sz w:val="21"/>
          <w:szCs w:val="21"/>
        </w:rPr>
        <w:t>Streamlit</w:t>
      </w:r>
      <w:proofErr w:type="spellEnd"/>
      <w:r w:rsidRPr="007F4040">
        <w:rPr>
          <w:sz w:val="21"/>
          <w:szCs w:val="21"/>
        </w:rPr>
        <w:t xml:space="preserve"> dashboard, generates a short stock update digest using ChatGPT/LLM, and sends the final update through Discord.</w:t>
      </w:r>
    </w:p>
    <w:p w14:paraId="75B83978" w14:textId="4F19E425" w:rsidR="00EA52DB" w:rsidRDefault="00EA52DB" w:rsidP="003A4EF0">
      <w:pPr>
        <w:rPr>
          <w:b/>
          <w:bCs/>
          <w:sz w:val="26"/>
          <w:szCs w:val="26"/>
        </w:rPr>
      </w:pPr>
      <w:r w:rsidRPr="003A4EF0">
        <w:rPr>
          <w:b/>
          <w:bCs/>
          <w:sz w:val="26"/>
          <w:szCs w:val="26"/>
        </w:rPr>
        <w:t xml:space="preserve">Data </w:t>
      </w:r>
      <w:r w:rsidR="00026F1A">
        <w:rPr>
          <w:b/>
          <w:bCs/>
          <w:sz w:val="26"/>
          <w:szCs w:val="26"/>
        </w:rPr>
        <w:t>Input and watchlist configuration</w:t>
      </w:r>
    </w:p>
    <w:p w14:paraId="0D732683" w14:textId="412BA1AC" w:rsidR="004B242E" w:rsidRPr="007F4040" w:rsidRDefault="004B242E" w:rsidP="004B242E">
      <w:pPr>
        <w:rPr>
          <w:sz w:val="21"/>
          <w:szCs w:val="21"/>
        </w:rPr>
      </w:pPr>
      <w:r w:rsidRPr="007F4040">
        <w:rPr>
          <w:sz w:val="21"/>
          <w:szCs w:val="21"/>
        </w:rPr>
        <w:lastRenderedPageBreak/>
        <w:t>The robot uses a Microsoft Excel file as the main input source. The Excel watchlist allows the user to control which stocks should be monitored. The watchlist will contain fields such as stock symbol</w:t>
      </w:r>
      <w:r w:rsidR="00DF12DE" w:rsidRPr="007F4040">
        <w:rPr>
          <w:sz w:val="21"/>
          <w:szCs w:val="21"/>
        </w:rPr>
        <w:t xml:space="preserve"> (</w:t>
      </w:r>
      <w:proofErr w:type="spellStart"/>
      <w:r w:rsidR="00DF12DE" w:rsidRPr="007F4040">
        <w:rPr>
          <w:sz w:val="21"/>
          <w:szCs w:val="21"/>
        </w:rPr>
        <w:t>eg</w:t>
      </w:r>
      <w:proofErr w:type="spellEnd"/>
      <w:r w:rsidR="00DF12DE" w:rsidRPr="007F4040">
        <w:rPr>
          <w:sz w:val="21"/>
          <w:szCs w:val="21"/>
        </w:rPr>
        <w:t xml:space="preserve"> AAPL for apple.inc)</w:t>
      </w:r>
      <w:r w:rsidRPr="007F4040">
        <w:rPr>
          <w:sz w:val="21"/>
          <w:szCs w:val="21"/>
        </w:rPr>
        <w:t>, company name, category, and an Include field.</w:t>
      </w:r>
    </w:p>
    <w:p w14:paraId="75D77DF5" w14:textId="14EEC5B1" w:rsidR="004B242E" w:rsidRPr="004B242E" w:rsidRDefault="004B242E" w:rsidP="00EA52DB">
      <w:pPr>
        <w:rPr>
          <w:b/>
          <w:bCs/>
          <w:sz w:val="26"/>
        </w:rPr>
      </w:pPr>
      <w:r>
        <w:rPr>
          <w:b/>
          <w:bCs/>
          <w:sz w:val="26"/>
        </w:rPr>
        <w:t>Stock Data Collection Using Web browser and OCR</w:t>
      </w:r>
    </w:p>
    <w:p w14:paraId="1AFD8409" w14:textId="77777777" w:rsidR="004B242E" w:rsidRPr="007F4040" w:rsidRDefault="004B242E" w:rsidP="004B242E">
      <w:pPr>
        <w:rPr>
          <w:sz w:val="21"/>
          <w:szCs w:val="21"/>
        </w:rPr>
      </w:pPr>
      <w:r w:rsidRPr="007F4040">
        <w:rPr>
          <w:sz w:val="21"/>
          <w:szCs w:val="21"/>
        </w:rPr>
        <w:t>After filtering the selected stocks, the bot will open a public stock website through a web browser. For each selected stock, the bot will search or load the stock page and collect visible stock information.</w:t>
      </w:r>
    </w:p>
    <w:p w14:paraId="0ABF0DB6" w14:textId="28868370" w:rsidR="004B242E" w:rsidRPr="007F4040" w:rsidRDefault="004B242E" w:rsidP="004B242E">
      <w:pPr>
        <w:rPr>
          <w:sz w:val="21"/>
          <w:szCs w:val="21"/>
        </w:rPr>
      </w:pPr>
      <w:proofErr w:type="spellStart"/>
      <w:r w:rsidRPr="007F4040">
        <w:rPr>
          <w:sz w:val="21"/>
          <w:szCs w:val="21"/>
        </w:rPr>
        <w:t>AnalyseTS</w:t>
      </w:r>
      <w:proofErr w:type="spellEnd"/>
      <w:r w:rsidRPr="007F4040">
        <w:rPr>
          <w:sz w:val="21"/>
          <w:szCs w:val="21"/>
        </w:rPr>
        <w:t xml:space="preserve"> will use UiPath Get OCR Text to extract visible information from the stock webpage. This includes stock data such as the stock symbol, latest price, daily change, and percentage change. </w:t>
      </w:r>
    </w:p>
    <w:p w14:paraId="61EC1A1A" w14:textId="5AA23DED" w:rsidR="004B242E" w:rsidRPr="007F4040" w:rsidRDefault="004B242E" w:rsidP="004B242E">
      <w:pPr>
        <w:rPr>
          <w:sz w:val="21"/>
          <w:szCs w:val="21"/>
        </w:rPr>
      </w:pPr>
      <w:r w:rsidRPr="007F4040">
        <w:rPr>
          <w:sz w:val="21"/>
          <w:szCs w:val="21"/>
        </w:rPr>
        <w:t xml:space="preserve">If a stock page cannot be found, the bot will not stop the entire automation. Instead, it will mark that stock as </w:t>
      </w:r>
      <w:r w:rsidRPr="007F4040">
        <w:rPr>
          <w:b/>
          <w:bCs/>
          <w:sz w:val="21"/>
          <w:szCs w:val="21"/>
        </w:rPr>
        <w:t>“Needs Review”</w:t>
      </w:r>
      <w:r w:rsidRPr="007F4040">
        <w:rPr>
          <w:sz w:val="21"/>
          <w:szCs w:val="21"/>
        </w:rPr>
        <w:t xml:space="preserve"> in the CSV/log file and continue processing the remaining selected stocks.</w:t>
      </w:r>
    </w:p>
    <w:p w14:paraId="05869EC5" w14:textId="02DAFC84" w:rsidR="004B242E" w:rsidRDefault="004B242E" w:rsidP="004B242E">
      <w:pPr>
        <w:rPr>
          <w:b/>
          <w:bCs/>
          <w:sz w:val="26"/>
        </w:rPr>
      </w:pPr>
      <w:r>
        <w:rPr>
          <w:b/>
          <w:bCs/>
          <w:sz w:val="26"/>
        </w:rPr>
        <w:t>Data Storage, Cleaning and Validation</w:t>
      </w:r>
    </w:p>
    <w:p w14:paraId="1FC4926E" w14:textId="049A94A8" w:rsidR="004B242E" w:rsidRPr="007F4040" w:rsidRDefault="004B242E" w:rsidP="004B242E">
      <w:pPr>
        <w:rPr>
          <w:sz w:val="21"/>
          <w:szCs w:val="21"/>
        </w:rPr>
      </w:pPr>
      <w:r w:rsidRPr="007F4040">
        <w:rPr>
          <w:sz w:val="21"/>
          <w:szCs w:val="21"/>
        </w:rPr>
        <w:t>The OCR extracted stock data will be saved into another CSV file. Python will then read the CSV file and clean the extracted values before analysis. Python will check for missing values or wrong formats. If the data is valid, the stock will be marked as “</w:t>
      </w:r>
      <w:r w:rsidRPr="007F4040">
        <w:rPr>
          <w:b/>
          <w:bCs/>
          <w:sz w:val="21"/>
          <w:szCs w:val="21"/>
        </w:rPr>
        <w:t>Valid</w:t>
      </w:r>
      <w:r w:rsidRPr="007F4040">
        <w:rPr>
          <w:sz w:val="21"/>
          <w:szCs w:val="21"/>
        </w:rPr>
        <w:t>”. If the data is incomplete or unreliable, the stock will be marked as “</w:t>
      </w:r>
      <w:r w:rsidRPr="007F4040">
        <w:rPr>
          <w:b/>
          <w:bCs/>
          <w:sz w:val="21"/>
          <w:szCs w:val="21"/>
        </w:rPr>
        <w:t>Needs review”</w:t>
      </w:r>
      <w:r w:rsidRPr="007F4040">
        <w:rPr>
          <w:sz w:val="21"/>
          <w:szCs w:val="21"/>
        </w:rPr>
        <w:t>.</w:t>
      </w:r>
    </w:p>
    <w:p w14:paraId="0E15A9DE" w14:textId="5EAE26EE" w:rsidR="004B242E" w:rsidRDefault="004B242E" w:rsidP="004B242E">
      <w:pPr>
        <w:rPr>
          <w:b/>
          <w:bCs/>
          <w:sz w:val="26"/>
        </w:rPr>
      </w:pPr>
      <w:r>
        <w:rPr>
          <w:b/>
          <w:bCs/>
          <w:sz w:val="26"/>
        </w:rPr>
        <w:t>Stock Movement Analysis</w:t>
      </w:r>
    </w:p>
    <w:p w14:paraId="7181CC7F" w14:textId="2C6C8A56" w:rsidR="004B242E" w:rsidRPr="007F4040" w:rsidRDefault="004B242E" w:rsidP="004B242E">
      <w:pPr>
        <w:rPr>
          <w:sz w:val="21"/>
          <w:szCs w:val="21"/>
        </w:rPr>
      </w:pPr>
      <w:r w:rsidRPr="007F4040">
        <w:rPr>
          <w:sz w:val="21"/>
          <w:szCs w:val="21"/>
        </w:rPr>
        <w:t xml:space="preserve">After cleaning and validation, Python will calculate simple stock movement indicators using extracted data. </w:t>
      </w:r>
      <w:r w:rsidR="00A34743" w:rsidRPr="007F4040">
        <w:rPr>
          <w:sz w:val="21"/>
          <w:szCs w:val="21"/>
        </w:rPr>
        <w:t>Examples such as:</w:t>
      </w:r>
    </w:p>
    <w:p w14:paraId="3C22365D" w14:textId="1ADD70AC" w:rsidR="00A34743" w:rsidRPr="007F4040" w:rsidRDefault="00A34743" w:rsidP="00A34743">
      <w:pPr>
        <w:pStyle w:val="ListParagraph"/>
        <w:numPr>
          <w:ilvl w:val="0"/>
          <w:numId w:val="6"/>
        </w:numPr>
        <w:rPr>
          <w:sz w:val="21"/>
          <w:szCs w:val="21"/>
        </w:rPr>
      </w:pPr>
      <w:r w:rsidRPr="007F4040">
        <w:rPr>
          <w:b/>
          <w:bCs/>
          <w:sz w:val="21"/>
          <w:szCs w:val="21"/>
        </w:rPr>
        <w:t>Biggest gainer</w:t>
      </w:r>
    </w:p>
    <w:p w14:paraId="5499F26A" w14:textId="2FF779A7" w:rsidR="00A34743" w:rsidRPr="007F4040" w:rsidRDefault="00A34743" w:rsidP="00A34743">
      <w:pPr>
        <w:pStyle w:val="ListParagraph"/>
        <w:numPr>
          <w:ilvl w:val="0"/>
          <w:numId w:val="6"/>
        </w:numPr>
        <w:rPr>
          <w:sz w:val="21"/>
          <w:szCs w:val="21"/>
        </w:rPr>
      </w:pPr>
      <w:r w:rsidRPr="007F4040">
        <w:rPr>
          <w:b/>
          <w:bCs/>
          <w:sz w:val="21"/>
          <w:szCs w:val="21"/>
        </w:rPr>
        <w:t>Biggest drop</w:t>
      </w:r>
    </w:p>
    <w:p w14:paraId="38561579" w14:textId="7A9D1F05" w:rsidR="00A34743" w:rsidRPr="007F4040" w:rsidRDefault="00A34743" w:rsidP="00A34743">
      <w:pPr>
        <w:pStyle w:val="ListParagraph"/>
        <w:numPr>
          <w:ilvl w:val="0"/>
          <w:numId w:val="6"/>
        </w:numPr>
        <w:rPr>
          <w:sz w:val="21"/>
          <w:szCs w:val="21"/>
        </w:rPr>
      </w:pPr>
      <w:r w:rsidRPr="007F4040">
        <w:rPr>
          <w:b/>
          <w:bCs/>
          <w:sz w:val="21"/>
          <w:szCs w:val="21"/>
        </w:rPr>
        <w:t>Biggest mover today</w:t>
      </w:r>
    </w:p>
    <w:p w14:paraId="6108DA56" w14:textId="24CDF07C" w:rsidR="00A34743" w:rsidRPr="007F4040" w:rsidRDefault="00A34743" w:rsidP="00A34743">
      <w:pPr>
        <w:pStyle w:val="ListParagraph"/>
        <w:numPr>
          <w:ilvl w:val="0"/>
          <w:numId w:val="6"/>
        </w:numPr>
        <w:rPr>
          <w:sz w:val="21"/>
          <w:szCs w:val="21"/>
        </w:rPr>
      </w:pPr>
      <w:r w:rsidRPr="007F4040">
        <w:rPr>
          <w:b/>
          <w:bCs/>
          <w:sz w:val="21"/>
          <w:szCs w:val="21"/>
        </w:rPr>
        <w:t>Overall watchlist mood (bullish/bearish)</w:t>
      </w:r>
    </w:p>
    <w:p w14:paraId="1C5FA3B7" w14:textId="58CA4569" w:rsidR="00A34743" w:rsidRPr="007F4040" w:rsidRDefault="00A34743" w:rsidP="00A34743">
      <w:pPr>
        <w:pStyle w:val="ListParagraph"/>
        <w:numPr>
          <w:ilvl w:val="0"/>
          <w:numId w:val="6"/>
        </w:numPr>
        <w:rPr>
          <w:sz w:val="21"/>
          <w:szCs w:val="21"/>
        </w:rPr>
      </w:pPr>
      <w:r w:rsidRPr="007F4040">
        <w:rPr>
          <w:b/>
          <w:bCs/>
          <w:sz w:val="21"/>
          <w:szCs w:val="21"/>
        </w:rPr>
        <w:t>Number of stocks processed successfully</w:t>
      </w:r>
    </w:p>
    <w:p w14:paraId="7578A36B" w14:textId="5606F11C" w:rsidR="004B242E" w:rsidRPr="007F4040" w:rsidRDefault="00A34743" w:rsidP="004B242E">
      <w:pPr>
        <w:rPr>
          <w:sz w:val="21"/>
          <w:szCs w:val="21"/>
        </w:rPr>
      </w:pPr>
      <w:r w:rsidRPr="007F4040">
        <w:rPr>
          <w:sz w:val="21"/>
          <w:szCs w:val="21"/>
        </w:rPr>
        <w:t>The overall watchlist mood will be based on whether most selected stocks moved up, moved down, or showed mixed movement. This allows the user to understand the general performance of their selected stocks quickly instead of manually comparing every stock one by one.</w:t>
      </w:r>
    </w:p>
    <w:p w14:paraId="66B68E67" w14:textId="1F06495C" w:rsidR="00A34743" w:rsidRPr="007F4040" w:rsidRDefault="00A34743" w:rsidP="004B242E">
      <w:pPr>
        <w:rPr>
          <w:sz w:val="21"/>
          <w:szCs w:val="21"/>
        </w:rPr>
      </w:pPr>
      <w:r w:rsidRPr="007F4040">
        <w:rPr>
          <w:sz w:val="21"/>
          <w:szCs w:val="21"/>
        </w:rPr>
        <w:t>The processed results will then be saved into an output CSV file for the dashboard and final reporting stage</w:t>
      </w:r>
    </w:p>
    <w:p w14:paraId="7FB747E5" w14:textId="4BA59B36" w:rsidR="00A34743" w:rsidRPr="0069223F" w:rsidRDefault="00A34743" w:rsidP="004B242E">
      <w:r>
        <w:rPr>
          <w:b/>
          <w:bCs/>
          <w:sz w:val="26"/>
        </w:rPr>
        <w:t xml:space="preserve">Dashboard Visuals using </w:t>
      </w:r>
      <w:proofErr w:type="spellStart"/>
      <w:r>
        <w:rPr>
          <w:b/>
          <w:bCs/>
          <w:sz w:val="26"/>
        </w:rPr>
        <w:t>streamlit</w:t>
      </w:r>
      <w:proofErr w:type="spellEnd"/>
    </w:p>
    <w:p w14:paraId="641D5881" w14:textId="3C221C53" w:rsidR="00A34743" w:rsidRPr="007F4040" w:rsidRDefault="00A34743" w:rsidP="004B242E">
      <w:pPr>
        <w:rPr>
          <w:sz w:val="21"/>
          <w:szCs w:val="21"/>
        </w:rPr>
      </w:pPr>
      <w:proofErr w:type="spellStart"/>
      <w:r w:rsidRPr="007F4040">
        <w:rPr>
          <w:sz w:val="21"/>
          <w:szCs w:val="21"/>
        </w:rPr>
        <w:t>AnalyseTS</w:t>
      </w:r>
      <w:proofErr w:type="spellEnd"/>
      <w:r w:rsidRPr="007F4040">
        <w:rPr>
          <w:sz w:val="21"/>
          <w:szCs w:val="21"/>
        </w:rPr>
        <w:t xml:space="preserve"> will use </w:t>
      </w:r>
      <w:proofErr w:type="spellStart"/>
      <w:r w:rsidRPr="007F4040">
        <w:rPr>
          <w:sz w:val="21"/>
          <w:szCs w:val="21"/>
        </w:rPr>
        <w:t>StreamLit</w:t>
      </w:r>
      <w:proofErr w:type="spellEnd"/>
      <w:r w:rsidRPr="007F4040">
        <w:rPr>
          <w:sz w:val="21"/>
          <w:szCs w:val="21"/>
        </w:rPr>
        <w:t xml:space="preserve"> to display the processed stock results as a single page dashboard. </w:t>
      </w:r>
      <w:proofErr w:type="spellStart"/>
      <w:r w:rsidRPr="007F4040">
        <w:rPr>
          <w:sz w:val="21"/>
          <w:szCs w:val="21"/>
        </w:rPr>
        <w:t>UIPath</w:t>
      </w:r>
      <w:proofErr w:type="spellEnd"/>
      <w:r w:rsidRPr="007F4040">
        <w:rPr>
          <w:sz w:val="21"/>
          <w:szCs w:val="21"/>
        </w:rPr>
        <w:t xml:space="preserve"> will start the </w:t>
      </w:r>
      <w:proofErr w:type="spellStart"/>
      <w:r w:rsidRPr="007F4040">
        <w:rPr>
          <w:sz w:val="21"/>
          <w:szCs w:val="21"/>
        </w:rPr>
        <w:t>streamlit</w:t>
      </w:r>
      <w:proofErr w:type="spellEnd"/>
      <w:r w:rsidRPr="007F4040">
        <w:rPr>
          <w:sz w:val="21"/>
          <w:szCs w:val="21"/>
        </w:rPr>
        <w:t xml:space="preserve"> dashboard activity after python saves the processed results</w:t>
      </w:r>
    </w:p>
    <w:p w14:paraId="7F08334B" w14:textId="00612B48" w:rsidR="00A34743" w:rsidRPr="007F4040" w:rsidRDefault="00A34743" w:rsidP="00A34743">
      <w:pPr>
        <w:rPr>
          <w:sz w:val="21"/>
          <w:szCs w:val="21"/>
        </w:rPr>
      </w:pPr>
      <w:r w:rsidRPr="007F4040">
        <w:rPr>
          <w:sz w:val="21"/>
          <w:szCs w:val="21"/>
        </w:rPr>
        <w:t>Visuals displayed include:</w:t>
      </w:r>
    </w:p>
    <w:p w14:paraId="60980F00" w14:textId="554F6F0D" w:rsidR="00A34743" w:rsidRPr="00986F76" w:rsidRDefault="00A34743" w:rsidP="00A34743">
      <w:pPr>
        <w:pStyle w:val="ListParagraph"/>
        <w:numPr>
          <w:ilvl w:val="0"/>
          <w:numId w:val="8"/>
        </w:numPr>
        <w:rPr>
          <w:sz w:val="21"/>
          <w:szCs w:val="21"/>
        </w:rPr>
      </w:pPr>
      <w:r w:rsidRPr="00986F76">
        <w:rPr>
          <w:sz w:val="21"/>
          <w:szCs w:val="21"/>
        </w:rPr>
        <w:t>Summary cards showing key results</w:t>
      </w:r>
    </w:p>
    <w:p w14:paraId="15F00866" w14:textId="37059234" w:rsidR="00A34743" w:rsidRPr="00986F76" w:rsidRDefault="00A34743" w:rsidP="00A34743">
      <w:pPr>
        <w:pStyle w:val="ListParagraph"/>
        <w:numPr>
          <w:ilvl w:val="0"/>
          <w:numId w:val="8"/>
        </w:numPr>
        <w:rPr>
          <w:sz w:val="21"/>
          <w:szCs w:val="21"/>
        </w:rPr>
      </w:pPr>
      <w:r w:rsidRPr="00986F76">
        <w:rPr>
          <w:sz w:val="21"/>
          <w:szCs w:val="21"/>
        </w:rPr>
        <w:t>Percentage movement bar chart</w:t>
      </w:r>
    </w:p>
    <w:p w14:paraId="3D80CC42" w14:textId="78A0922A" w:rsidR="00A34743" w:rsidRPr="00986F76" w:rsidRDefault="00A34743" w:rsidP="00A34743">
      <w:pPr>
        <w:pStyle w:val="ListParagraph"/>
        <w:numPr>
          <w:ilvl w:val="0"/>
          <w:numId w:val="8"/>
        </w:numPr>
        <w:rPr>
          <w:sz w:val="21"/>
          <w:szCs w:val="21"/>
        </w:rPr>
      </w:pPr>
      <w:r w:rsidRPr="00986F76">
        <w:rPr>
          <w:sz w:val="21"/>
          <w:szCs w:val="21"/>
        </w:rPr>
        <w:t>Biggest mover section</w:t>
      </w:r>
    </w:p>
    <w:p w14:paraId="7B34033C" w14:textId="1BF70121" w:rsidR="00A34743" w:rsidRPr="00986F76" w:rsidRDefault="00A34743" w:rsidP="00A34743">
      <w:pPr>
        <w:pStyle w:val="ListParagraph"/>
        <w:numPr>
          <w:ilvl w:val="0"/>
          <w:numId w:val="8"/>
        </w:numPr>
        <w:rPr>
          <w:sz w:val="21"/>
          <w:szCs w:val="21"/>
        </w:rPr>
      </w:pPr>
      <w:r w:rsidRPr="00986F76">
        <w:rPr>
          <w:sz w:val="21"/>
          <w:szCs w:val="21"/>
        </w:rPr>
        <w:t>Watchlist performance table</w:t>
      </w:r>
    </w:p>
    <w:p w14:paraId="23586B5D" w14:textId="55DA5CF3" w:rsidR="00A34743" w:rsidRPr="00986F76" w:rsidRDefault="00A34743" w:rsidP="00A34743">
      <w:pPr>
        <w:pStyle w:val="ListParagraph"/>
        <w:numPr>
          <w:ilvl w:val="0"/>
          <w:numId w:val="8"/>
        </w:numPr>
        <w:rPr>
          <w:sz w:val="21"/>
          <w:szCs w:val="21"/>
        </w:rPr>
      </w:pPr>
      <w:r w:rsidRPr="00986F76">
        <w:rPr>
          <w:sz w:val="21"/>
          <w:szCs w:val="21"/>
        </w:rPr>
        <w:t>OCR status table</w:t>
      </w:r>
    </w:p>
    <w:p w14:paraId="6AC60D0F" w14:textId="77777777" w:rsidR="0069223F" w:rsidRDefault="00A34743" w:rsidP="00A34743">
      <w:pPr>
        <w:rPr>
          <w:b/>
          <w:bCs/>
          <w:sz w:val="26"/>
          <w:szCs w:val="26"/>
        </w:rPr>
      </w:pPr>
      <w:r w:rsidRPr="00A34743">
        <w:rPr>
          <w:b/>
          <w:bCs/>
          <w:sz w:val="26"/>
          <w:szCs w:val="26"/>
        </w:rPr>
        <w:lastRenderedPageBreak/>
        <w:t>ChatGPT/LLM Stock Update Digest</w:t>
      </w:r>
    </w:p>
    <w:p w14:paraId="09DCEF54" w14:textId="4F691621" w:rsidR="00A34743" w:rsidRPr="005330A9" w:rsidRDefault="00A34743" w:rsidP="005330A9">
      <w:pPr>
        <w:rPr>
          <w:b/>
          <w:bCs/>
          <w:sz w:val="21"/>
          <w:szCs w:val="21"/>
        </w:rPr>
      </w:pPr>
      <w:proofErr w:type="spellStart"/>
      <w:r w:rsidRPr="007F4040">
        <w:rPr>
          <w:sz w:val="21"/>
          <w:szCs w:val="21"/>
        </w:rPr>
        <w:t>AnalyseTS</w:t>
      </w:r>
      <w:proofErr w:type="spellEnd"/>
      <w:r w:rsidRPr="007F4040">
        <w:rPr>
          <w:sz w:val="21"/>
          <w:szCs w:val="21"/>
        </w:rPr>
        <w:t xml:space="preserve"> will also generate a short stock update digest using ChatGPT/LLM. The bot will read the processed stock results from the CSV file and combine them with a fixed prompt prepared inside the UiPath workflow.</w:t>
      </w:r>
      <w:r w:rsidR="005330A9">
        <w:rPr>
          <w:sz w:val="21"/>
          <w:szCs w:val="21"/>
        </w:rPr>
        <w:t xml:space="preserve"> </w:t>
      </w:r>
      <w:r w:rsidRPr="007F4040">
        <w:rPr>
          <w:sz w:val="21"/>
          <w:szCs w:val="21"/>
        </w:rPr>
        <w:t xml:space="preserve">The final prompt will ask ChatGPT/LLM to summarise the stock movement in simple language. </w:t>
      </w:r>
    </w:p>
    <w:p w14:paraId="63564916" w14:textId="6ABC32A4" w:rsidR="00A34743" w:rsidRDefault="00A34743" w:rsidP="00A34743">
      <w:pPr>
        <w:rPr>
          <w:b/>
          <w:bCs/>
          <w:sz w:val="26"/>
        </w:rPr>
      </w:pPr>
      <w:r>
        <w:rPr>
          <w:b/>
          <w:bCs/>
          <w:sz w:val="26"/>
        </w:rPr>
        <w:t>Notification Through Discord Upon completion</w:t>
      </w:r>
    </w:p>
    <w:p w14:paraId="5BFF31C1" w14:textId="6F883A00" w:rsidR="00EA52DB" w:rsidRPr="007F4040" w:rsidRDefault="00A34743" w:rsidP="000C6EAF">
      <w:pPr>
        <w:rPr>
          <w:sz w:val="21"/>
          <w:szCs w:val="21"/>
        </w:rPr>
      </w:pPr>
      <w:r w:rsidRPr="007F4040">
        <w:rPr>
          <w:sz w:val="21"/>
          <w:szCs w:val="21"/>
        </w:rPr>
        <w:t>After the dashboard screenshot and ChatGPT/LLM digest are ready, the bot will send the final stock update through Discord to the selected user. The message will include the ChatGPT/LLM generated stock digest and the saved dashboard screenshot as an image attachment</w:t>
      </w:r>
    </w:p>
    <w:p w14:paraId="6C90965A" w14:textId="2E5ECB1F" w:rsidR="0001098F" w:rsidRDefault="0001098F" w:rsidP="000C6EAF">
      <w:pPr>
        <w:rPr>
          <w:b/>
          <w:bCs/>
          <w:sz w:val="26"/>
        </w:rPr>
      </w:pPr>
      <w:r>
        <w:rPr>
          <w:b/>
          <w:bCs/>
          <w:sz w:val="26"/>
        </w:rPr>
        <w:t>Applications Used:</w:t>
      </w:r>
    </w:p>
    <w:p w14:paraId="5E08F15D" w14:textId="622AFE9C" w:rsidR="0001098F" w:rsidRPr="00986F76" w:rsidRDefault="0001098F" w:rsidP="0001098F">
      <w:pPr>
        <w:pStyle w:val="ListParagraph"/>
        <w:numPr>
          <w:ilvl w:val="0"/>
          <w:numId w:val="9"/>
        </w:numPr>
        <w:jc w:val="both"/>
        <w:rPr>
          <w:sz w:val="21"/>
          <w:szCs w:val="21"/>
        </w:rPr>
      </w:pPr>
      <w:r w:rsidRPr="00986F76">
        <w:rPr>
          <w:b/>
          <w:bCs/>
          <w:sz w:val="21"/>
          <w:szCs w:val="21"/>
        </w:rPr>
        <w:t>Microsoft Excel</w:t>
      </w:r>
      <w:r w:rsidRPr="00986F76">
        <w:rPr>
          <w:sz w:val="21"/>
          <w:szCs w:val="21"/>
        </w:rPr>
        <w:t xml:space="preserve"> – Stores the Users custom stock Watchlist</w:t>
      </w:r>
    </w:p>
    <w:p w14:paraId="2B43F23B" w14:textId="156B50F4" w:rsidR="0001098F" w:rsidRPr="00986F76" w:rsidRDefault="0001098F" w:rsidP="0001098F">
      <w:pPr>
        <w:pStyle w:val="ListParagraph"/>
        <w:numPr>
          <w:ilvl w:val="0"/>
          <w:numId w:val="9"/>
        </w:numPr>
        <w:jc w:val="both"/>
        <w:rPr>
          <w:sz w:val="21"/>
          <w:szCs w:val="21"/>
        </w:rPr>
      </w:pPr>
      <w:r w:rsidRPr="00986F76">
        <w:rPr>
          <w:b/>
          <w:bCs/>
          <w:sz w:val="21"/>
          <w:szCs w:val="21"/>
        </w:rPr>
        <w:t>Web browser</w:t>
      </w:r>
      <w:r w:rsidRPr="00986F76">
        <w:rPr>
          <w:sz w:val="21"/>
          <w:szCs w:val="21"/>
        </w:rPr>
        <w:t xml:space="preserve"> – Opens the stock Website and </w:t>
      </w:r>
      <w:proofErr w:type="spellStart"/>
      <w:r w:rsidRPr="00986F76">
        <w:rPr>
          <w:sz w:val="21"/>
          <w:szCs w:val="21"/>
        </w:rPr>
        <w:t>Streamlit</w:t>
      </w:r>
      <w:proofErr w:type="spellEnd"/>
      <w:r w:rsidRPr="00986F76">
        <w:rPr>
          <w:sz w:val="21"/>
          <w:szCs w:val="21"/>
        </w:rPr>
        <w:t xml:space="preserve"> Dashboard</w:t>
      </w:r>
    </w:p>
    <w:p w14:paraId="0AB3AE4B" w14:textId="23482C5B" w:rsidR="0001098F" w:rsidRPr="00986F76" w:rsidRDefault="0001098F" w:rsidP="0001098F">
      <w:pPr>
        <w:pStyle w:val="ListParagraph"/>
        <w:numPr>
          <w:ilvl w:val="0"/>
          <w:numId w:val="9"/>
        </w:numPr>
        <w:jc w:val="both"/>
        <w:rPr>
          <w:sz w:val="21"/>
          <w:szCs w:val="21"/>
        </w:rPr>
      </w:pPr>
      <w:r w:rsidRPr="00986F76">
        <w:rPr>
          <w:b/>
          <w:bCs/>
          <w:sz w:val="21"/>
          <w:szCs w:val="21"/>
        </w:rPr>
        <w:t>CSV/Log files</w:t>
      </w:r>
      <w:r w:rsidRPr="00986F76">
        <w:rPr>
          <w:sz w:val="21"/>
          <w:szCs w:val="21"/>
        </w:rPr>
        <w:t xml:space="preserve"> – stores OCR results, processed results, validation status and execution logs</w:t>
      </w:r>
    </w:p>
    <w:p w14:paraId="31BEC857" w14:textId="58D61BFD" w:rsidR="0001098F" w:rsidRPr="00986F76" w:rsidRDefault="0001098F" w:rsidP="0001098F">
      <w:pPr>
        <w:pStyle w:val="ListParagraph"/>
        <w:numPr>
          <w:ilvl w:val="0"/>
          <w:numId w:val="9"/>
        </w:numPr>
        <w:jc w:val="both"/>
        <w:rPr>
          <w:sz w:val="21"/>
          <w:szCs w:val="21"/>
        </w:rPr>
      </w:pPr>
      <w:r w:rsidRPr="00986F76">
        <w:rPr>
          <w:b/>
          <w:bCs/>
          <w:sz w:val="21"/>
          <w:szCs w:val="21"/>
        </w:rPr>
        <w:t>Python</w:t>
      </w:r>
      <w:r w:rsidRPr="00986F76">
        <w:rPr>
          <w:sz w:val="21"/>
          <w:szCs w:val="21"/>
        </w:rPr>
        <w:t xml:space="preserve"> – Cleans data, validates extracted values, and calculates stock movement indicators</w:t>
      </w:r>
    </w:p>
    <w:p w14:paraId="7CC1BF7B" w14:textId="72DFCC26" w:rsidR="0001098F" w:rsidRPr="00986F76" w:rsidRDefault="0001098F" w:rsidP="0001098F">
      <w:pPr>
        <w:pStyle w:val="ListParagraph"/>
        <w:numPr>
          <w:ilvl w:val="0"/>
          <w:numId w:val="9"/>
        </w:numPr>
        <w:jc w:val="both"/>
        <w:rPr>
          <w:sz w:val="21"/>
          <w:szCs w:val="21"/>
        </w:rPr>
      </w:pPr>
      <w:proofErr w:type="spellStart"/>
      <w:r w:rsidRPr="00986F76">
        <w:rPr>
          <w:b/>
          <w:bCs/>
          <w:sz w:val="21"/>
          <w:szCs w:val="21"/>
        </w:rPr>
        <w:t>Streamlit</w:t>
      </w:r>
      <w:proofErr w:type="spellEnd"/>
      <w:r w:rsidRPr="00986F76">
        <w:rPr>
          <w:sz w:val="21"/>
          <w:szCs w:val="21"/>
        </w:rPr>
        <w:t xml:space="preserve"> – Displays processed results as a dashboard </w:t>
      </w:r>
    </w:p>
    <w:p w14:paraId="56C7D233" w14:textId="4E696D7F" w:rsidR="0001098F" w:rsidRPr="00986F76" w:rsidRDefault="0001098F" w:rsidP="0001098F">
      <w:pPr>
        <w:pStyle w:val="ListParagraph"/>
        <w:numPr>
          <w:ilvl w:val="0"/>
          <w:numId w:val="9"/>
        </w:numPr>
        <w:jc w:val="both"/>
        <w:rPr>
          <w:sz w:val="21"/>
          <w:szCs w:val="21"/>
        </w:rPr>
      </w:pPr>
      <w:r w:rsidRPr="00986F76">
        <w:rPr>
          <w:b/>
          <w:bCs/>
          <w:sz w:val="21"/>
          <w:szCs w:val="21"/>
        </w:rPr>
        <w:t>ChatGPT/LLM</w:t>
      </w:r>
      <w:r w:rsidRPr="00986F76">
        <w:rPr>
          <w:sz w:val="21"/>
          <w:szCs w:val="21"/>
        </w:rPr>
        <w:t xml:space="preserve"> – Generates a short stock update digest</w:t>
      </w:r>
    </w:p>
    <w:p w14:paraId="1A1B63F6" w14:textId="5B242097" w:rsidR="0001098F" w:rsidRPr="00986F76" w:rsidRDefault="0001098F" w:rsidP="003A4EF0">
      <w:pPr>
        <w:pStyle w:val="ListParagraph"/>
        <w:numPr>
          <w:ilvl w:val="0"/>
          <w:numId w:val="9"/>
        </w:numPr>
        <w:jc w:val="both"/>
        <w:rPr>
          <w:sz w:val="21"/>
          <w:szCs w:val="21"/>
        </w:rPr>
      </w:pPr>
      <w:r w:rsidRPr="00986F76">
        <w:rPr>
          <w:b/>
          <w:bCs/>
          <w:sz w:val="21"/>
          <w:szCs w:val="21"/>
        </w:rPr>
        <w:t>Discord</w:t>
      </w:r>
      <w:r w:rsidRPr="00986F76">
        <w:rPr>
          <w:sz w:val="21"/>
          <w:szCs w:val="21"/>
        </w:rPr>
        <w:t xml:space="preserve"> – Sends the final digest and dashboard screenshot to the user</w:t>
      </w:r>
    </w:p>
    <w:p w14:paraId="203A9C89" w14:textId="526F7D01" w:rsidR="00EA52DB" w:rsidRPr="003A4EF0" w:rsidRDefault="00EA52DB" w:rsidP="003A4EF0">
      <w:pPr>
        <w:rPr>
          <w:b/>
          <w:bCs/>
          <w:sz w:val="26"/>
          <w:szCs w:val="26"/>
        </w:rPr>
      </w:pPr>
      <w:r w:rsidRPr="003A4EF0">
        <w:rPr>
          <w:b/>
          <w:bCs/>
          <w:sz w:val="26"/>
          <w:szCs w:val="26"/>
        </w:rPr>
        <w:t>Scope + Limits</w:t>
      </w:r>
    </w:p>
    <w:p w14:paraId="25035253" w14:textId="26DA97CD" w:rsidR="00EA52DB" w:rsidRDefault="00EA52DB" w:rsidP="000C6EAF">
      <w:pPr>
        <w:rPr>
          <w:sz w:val="21"/>
          <w:szCs w:val="21"/>
        </w:rPr>
      </w:pPr>
      <w:proofErr w:type="spellStart"/>
      <w:r w:rsidRPr="007F4040">
        <w:rPr>
          <w:sz w:val="21"/>
          <w:szCs w:val="21"/>
        </w:rPr>
        <w:t>AnalyseTS</w:t>
      </w:r>
      <w:proofErr w:type="spellEnd"/>
      <w:r w:rsidRPr="007F4040">
        <w:rPr>
          <w:sz w:val="21"/>
          <w:szCs w:val="21"/>
        </w:rPr>
        <w:t xml:space="preserve"> Bot is not designed to provide buy or sell recommendations. It only provides organised stock monitoring insights, recent movement summaries, and dashboard visuals for reporting and personal review purposes. Max number of stocks to be analysed will be capped at 10</w:t>
      </w:r>
    </w:p>
    <w:p w14:paraId="7C7F4D35" w14:textId="0F730E58" w:rsidR="00517DE2" w:rsidRPr="007F4040" w:rsidRDefault="00517DE2" w:rsidP="000C6EAF">
      <w:pPr>
        <w:rPr>
          <w:sz w:val="21"/>
          <w:szCs w:val="21"/>
        </w:rPr>
      </w:pPr>
      <w:r>
        <w:rPr>
          <w:noProof/>
        </w:rPr>
        <w:drawing>
          <wp:inline distT="0" distB="0" distL="0" distR="0" wp14:anchorId="0CAF7DD2" wp14:editId="639046A7">
            <wp:extent cx="4282440" cy="2275224"/>
            <wp:effectExtent l="0" t="0" r="3810" b="0"/>
            <wp:docPr id="1595514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00920" cy="2285042"/>
                    </a:xfrm>
                    <a:prstGeom prst="rect">
                      <a:avLst/>
                    </a:prstGeom>
                    <a:noFill/>
                    <a:ln>
                      <a:noFill/>
                    </a:ln>
                  </pic:spPr>
                </pic:pic>
              </a:graphicData>
            </a:graphic>
          </wp:inline>
        </w:drawing>
      </w:r>
    </w:p>
    <w:p w14:paraId="4FC6B56A" w14:textId="77777777" w:rsidR="00BB487E" w:rsidRPr="001C3C7C" w:rsidRDefault="00BB487E" w:rsidP="003A4EF0">
      <w:pPr>
        <w:pStyle w:val="Heading1"/>
      </w:pPr>
      <w:r w:rsidRPr="001C3C7C">
        <w:t>Justification</w:t>
      </w:r>
    </w:p>
    <w:p w14:paraId="195CB95D" w14:textId="77777777" w:rsidR="00BB487E" w:rsidRPr="006E14AE" w:rsidRDefault="00BB487E" w:rsidP="00BB487E">
      <w:pPr>
        <w:rPr>
          <w:b/>
          <w:bCs/>
          <w:sz w:val="26"/>
          <w:szCs w:val="26"/>
        </w:rPr>
      </w:pPr>
      <w:r w:rsidRPr="006E14AE">
        <w:rPr>
          <w:b/>
          <w:bCs/>
          <w:sz w:val="26"/>
          <w:szCs w:val="26"/>
        </w:rPr>
        <w:t>Need for automation</w:t>
      </w:r>
    </w:p>
    <w:p w14:paraId="748B7AC9" w14:textId="5FC68C90" w:rsidR="0055434E" w:rsidRPr="007F4040" w:rsidRDefault="0055434E" w:rsidP="0055434E">
      <w:pPr>
        <w:rPr>
          <w:sz w:val="21"/>
          <w:szCs w:val="21"/>
        </w:rPr>
      </w:pPr>
      <w:r w:rsidRPr="007F4040">
        <w:rPr>
          <w:sz w:val="21"/>
          <w:szCs w:val="21"/>
        </w:rPr>
        <w:t xml:space="preserve">Stock monitoring is a repetitive process because users often need to check the same selected stocks regularly. Without automation, the user </w:t>
      </w:r>
      <w:r w:rsidR="003A4EF0" w:rsidRPr="007F4040">
        <w:rPr>
          <w:sz w:val="21"/>
          <w:szCs w:val="21"/>
        </w:rPr>
        <w:t>must</w:t>
      </w:r>
      <w:r w:rsidRPr="007F4040">
        <w:rPr>
          <w:sz w:val="21"/>
          <w:szCs w:val="21"/>
        </w:rPr>
        <w:t xml:space="preserve"> open stock websites, search for each stock, copy the latest price and percentage movement, organise the data in a spreadsheet, calculate movement indicators, create charts, and write a short summary manually. This becomes time-consuming when the user is tracking several stocks at once.</w:t>
      </w:r>
    </w:p>
    <w:p w14:paraId="25F268FB" w14:textId="7ADBED6A" w:rsidR="0055434E" w:rsidRPr="007F4040" w:rsidRDefault="0055434E" w:rsidP="0055434E">
      <w:pPr>
        <w:rPr>
          <w:sz w:val="21"/>
          <w:szCs w:val="21"/>
        </w:rPr>
      </w:pPr>
      <w:r w:rsidRPr="007F4040">
        <w:rPr>
          <w:sz w:val="21"/>
          <w:szCs w:val="21"/>
        </w:rPr>
        <w:lastRenderedPageBreak/>
        <w:t xml:space="preserve">The manual process is also prone to errors. For example, a user may copy the wrong price, miss out a stock, use inconsistent number formats, or calculate the percentage movement incorrectly. Since stock data changes frequently, delays in collecting and organising the data may also make the final update less useful. </w:t>
      </w:r>
      <w:hyperlink r:id="rId10" w:history="1">
        <w:r w:rsidR="006E14AE" w:rsidRPr="007F4040">
          <w:rPr>
            <w:rStyle w:val="Hyperlink"/>
            <w:sz w:val="21"/>
            <w:szCs w:val="21"/>
          </w:rPr>
          <w:t>IBM</w:t>
        </w:r>
      </w:hyperlink>
      <w:r w:rsidR="006E14AE" w:rsidRPr="007F4040">
        <w:rPr>
          <w:sz w:val="21"/>
          <w:szCs w:val="21"/>
        </w:rPr>
        <w:t xml:space="preserve"> supports this by stating that manual data entry is still a common source of data quality issues, with research studies reporting manual data entry error rates ranging from 0.55% to 26.9%. </w:t>
      </w:r>
    </w:p>
    <w:p w14:paraId="4D2C1A06" w14:textId="3E081843" w:rsidR="00DF12DE" w:rsidRPr="007F4040" w:rsidRDefault="00B01C16" w:rsidP="00DF12DE">
      <w:pPr>
        <w:rPr>
          <w:sz w:val="21"/>
          <w:szCs w:val="21"/>
        </w:rPr>
      </w:pPr>
      <w:r w:rsidRPr="007F4040">
        <w:rPr>
          <w:sz w:val="21"/>
          <w:szCs w:val="21"/>
        </w:rPr>
        <w:t>Therefore,</w:t>
      </w:r>
      <w:r w:rsidR="00DF12DE" w:rsidRPr="007F4040">
        <w:rPr>
          <w:sz w:val="21"/>
          <w:szCs w:val="21"/>
        </w:rPr>
        <w:t xml:space="preserve"> this process is suitable for RPA because it involves repeated steps such as data collection, OCR extraction, data recording, validation, calculation, dashboard generation, summary writing, notification sending, and logging. Automating these steps helps reduce manual typing, copying, and switching between applications.</w:t>
      </w:r>
    </w:p>
    <w:p w14:paraId="153FEA65" w14:textId="01F75C9C" w:rsidR="00BB487E" w:rsidRPr="006E14AE" w:rsidRDefault="00BB487E" w:rsidP="006E14AE">
      <w:pPr>
        <w:rPr>
          <w:b/>
          <w:bCs/>
          <w:sz w:val="26"/>
          <w:szCs w:val="26"/>
        </w:rPr>
      </w:pPr>
      <w:r w:rsidRPr="006E14AE">
        <w:rPr>
          <w:b/>
          <w:bCs/>
          <w:sz w:val="26"/>
          <w:szCs w:val="26"/>
        </w:rPr>
        <w:t>Value of automation</w:t>
      </w:r>
    </w:p>
    <w:p w14:paraId="635EADBB" w14:textId="749C349A" w:rsidR="0055434E" w:rsidRPr="007F4040" w:rsidRDefault="0055434E" w:rsidP="0055434E">
      <w:pPr>
        <w:rPr>
          <w:sz w:val="21"/>
          <w:szCs w:val="21"/>
        </w:rPr>
      </w:pPr>
      <w:proofErr w:type="spellStart"/>
      <w:r w:rsidRPr="007F4040">
        <w:rPr>
          <w:sz w:val="21"/>
          <w:szCs w:val="21"/>
        </w:rPr>
        <w:t>AnalyseTS</w:t>
      </w:r>
      <w:proofErr w:type="spellEnd"/>
      <w:r w:rsidRPr="007F4040">
        <w:rPr>
          <w:sz w:val="21"/>
          <w:szCs w:val="21"/>
        </w:rPr>
        <w:t xml:space="preserve"> Bot adds value by automating the full stock update workflow from the user’s watchlist to the final report. The user only needs to maintain a custom stock watchlist in Microsoft Excel, while the bot handles the repeated work of collecting stock information, extracting data using OCR, validating the extracted values, calculating movement indicators, generating dashboard visuals, producing a short stock digest, and sending the final update through Discord.</w:t>
      </w:r>
    </w:p>
    <w:p w14:paraId="423BB9AC" w14:textId="7443021B" w:rsidR="0055434E" w:rsidRPr="007F4040" w:rsidRDefault="0055434E" w:rsidP="0055434E">
      <w:pPr>
        <w:rPr>
          <w:sz w:val="21"/>
          <w:szCs w:val="21"/>
        </w:rPr>
      </w:pPr>
      <w:r w:rsidRPr="007F4040">
        <w:rPr>
          <w:sz w:val="21"/>
          <w:szCs w:val="21"/>
        </w:rPr>
        <w:t xml:space="preserve">The bot also improves </w:t>
      </w:r>
      <w:r w:rsidR="00E432C5" w:rsidRPr="007F4040">
        <w:rPr>
          <w:sz w:val="21"/>
          <w:szCs w:val="21"/>
        </w:rPr>
        <w:t xml:space="preserve">consistency because the same process happens every time the bot runs. In the manual process, the user </w:t>
      </w:r>
      <w:proofErr w:type="gramStart"/>
      <w:r w:rsidR="00E432C5" w:rsidRPr="007F4040">
        <w:rPr>
          <w:sz w:val="21"/>
          <w:szCs w:val="21"/>
        </w:rPr>
        <w:t>has to</w:t>
      </w:r>
      <w:proofErr w:type="gramEnd"/>
      <w:r w:rsidR="00E432C5" w:rsidRPr="007F4040">
        <w:rPr>
          <w:sz w:val="21"/>
          <w:szCs w:val="21"/>
        </w:rPr>
        <w:t xml:space="preserve"> repeatedly click between applications, type stock symbols, copy values, create charts, and send the final update. By automating these repeated UI interactions, </w:t>
      </w:r>
      <w:proofErr w:type="spellStart"/>
      <w:r w:rsidR="00E432C5" w:rsidRPr="007F4040">
        <w:rPr>
          <w:sz w:val="21"/>
          <w:szCs w:val="21"/>
        </w:rPr>
        <w:t>AnalyseTS</w:t>
      </w:r>
      <w:proofErr w:type="spellEnd"/>
      <w:r w:rsidR="00E432C5" w:rsidRPr="007F4040">
        <w:rPr>
          <w:sz w:val="21"/>
          <w:szCs w:val="21"/>
        </w:rPr>
        <w:t xml:space="preserve"> reduces the chance of missing a stock, copying the wrong value, or pasting information into the wrong place.</w:t>
      </w:r>
    </w:p>
    <w:p w14:paraId="1BC85216" w14:textId="7612F037" w:rsidR="00E432C5" w:rsidRPr="007F4040" w:rsidRDefault="00E432C5" w:rsidP="0055434E">
      <w:pPr>
        <w:rPr>
          <w:sz w:val="21"/>
          <w:szCs w:val="21"/>
        </w:rPr>
      </w:pPr>
      <w:proofErr w:type="spellStart"/>
      <w:r w:rsidRPr="007F4040">
        <w:rPr>
          <w:sz w:val="21"/>
          <w:szCs w:val="21"/>
        </w:rPr>
        <w:t>AnalyseTS</w:t>
      </w:r>
      <w:proofErr w:type="spellEnd"/>
      <w:r w:rsidRPr="007F4040">
        <w:rPr>
          <w:sz w:val="21"/>
          <w:szCs w:val="21"/>
        </w:rPr>
        <w:t xml:space="preserve"> also improves reliability through validation and error handling. Instead of assuming all OCR results are correct, the Python script checks whether extracted values such as latest price, daily change, and percentage change are complete and usable. If a stock page cannot be found or the OCR result is unclear, that stock is marked as </w:t>
      </w:r>
      <w:r w:rsidRPr="007F4040">
        <w:rPr>
          <w:b/>
          <w:bCs/>
          <w:sz w:val="21"/>
          <w:szCs w:val="21"/>
        </w:rPr>
        <w:t>“Needs Review”</w:t>
      </w:r>
      <w:r w:rsidRPr="007F4040">
        <w:rPr>
          <w:sz w:val="21"/>
          <w:szCs w:val="21"/>
        </w:rPr>
        <w:t xml:space="preserve"> instead of stopping the whole process. This allows the bot to continue processing the remaining selected stocks while still informing the user which items require manual checking.</w:t>
      </w:r>
    </w:p>
    <w:p w14:paraId="583EDC22" w14:textId="03C6AABB" w:rsidR="00E432C5" w:rsidRPr="007F4040" w:rsidRDefault="00E432C5" w:rsidP="0055434E">
      <w:pPr>
        <w:rPr>
          <w:sz w:val="21"/>
          <w:szCs w:val="21"/>
        </w:rPr>
      </w:pPr>
      <w:r w:rsidRPr="007F4040">
        <w:rPr>
          <w:sz w:val="21"/>
          <w:szCs w:val="21"/>
        </w:rPr>
        <w:t xml:space="preserve">Another value of the bot is that it makes the final output easier to understand. Instead of leaving the user with raw stock values in a spreadsheet, </w:t>
      </w:r>
      <w:proofErr w:type="spellStart"/>
      <w:r w:rsidRPr="007F4040">
        <w:rPr>
          <w:sz w:val="21"/>
          <w:szCs w:val="21"/>
        </w:rPr>
        <w:t>AnalyseTS</w:t>
      </w:r>
      <w:proofErr w:type="spellEnd"/>
      <w:r w:rsidRPr="007F4040">
        <w:rPr>
          <w:sz w:val="21"/>
          <w:szCs w:val="21"/>
        </w:rPr>
        <w:t xml:space="preserve"> presents the results in a </w:t>
      </w:r>
      <w:proofErr w:type="spellStart"/>
      <w:r w:rsidRPr="007F4040">
        <w:rPr>
          <w:sz w:val="21"/>
          <w:szCs w:val="21"/>
        </w:rPr>
        <w:t>Streamlit</w:t>
      </w:r>
      <w:proofErr w:type="spellEnd"/>
      <w:r w:rsidRPr="007F4040">
        <w:rPr>
          <w:sz w:val="21"/>
          <w:szCs w:val="21"/>
        </w:rPr>
        <w:t xml:space="preserve"> dashboard with summary cards, charts, performance tables, and OCR/validation status. The ChatGPT/LLM digest also converts the processed stock results into a </w:t>
      </w:r>
      <w:proofErr w:type="gramStart"/>
      <w:r w:rsidRPr="007F4040">
        <w:rPr>
          <w:sz w:val="21"/>
          <w:szCs w:val="21"/>
        </w:rPr>
        <w:t>short written</w:t>
      </w:r>
      <w:proofErr w:type="gramEnd"/>
      <w:r w:rsidRPr="007F4040">
        <w:rPr>
          <w:sz w:val="21"/>
          <w:szCs w:val="21"/>
        </w:rPr>
        <w:t xml:space="preserve"> explanation, allowing the user to quickly understand the biggest gainer, biggest drop, biggest mover, and overall watchlist mood.</w:t>
      </w:r>
    </w:p>
    <w:p w14:paraId="78583B7A" w14:textId="6291F393" w:rsidR="006E14AE" w:rsidRPr="00986F76" w:rsidRDefault="006E14AE" w:rsidP="006E14AE">
      <w:pPr>
        <w:rPr>
          <w:rFonts w:asciiTheme="majorHAnsi" w:eastAsiaTheme="majorEastAsia" w:hAnsiTheme="majorHAnsi" w:cstheme="majorBidi"/>
          <w:b/>
          <w:bCs/>
          <w:sz w:val="24"/>
          <w:szCs w:val="24"/>
        </w:rPr>
      </w:pPr>
      <w:r w:rsidRPr="00986F76">
        <w:rPr>
          <w:rFonts w:asciiTheme="majorHAnsi" w:eastAsiaTheme="majorEastAsia" w:hAnsiTheme="majorHAnsi" w:cstheme="majorBidi"/>
          <w:b/>
          <w:bCs/>
          <w:sz w:val="24"/>
          <w:szCs w:val="24"/>
        </w:rPr>
        <w:t>Data quality issues</w:t>
      </w:r>
    </w:p>
    <w:p w14:paraId="4D7E321F" w14:textId="4BF3CCF1" w:rsidR="0055434E" w:rsidRDefault="0055434E" w:rsidP="00BB487E">
      <w:proofErr w:type="spellStart"/>
      <w:r w:rsidRPr="0055434E">
        <w:t>AnalyseTS</w:t>
      </w:r>
      <w:proofErr w:type="spellEnd"/>
      <w:r w:rsidRPr="0055434E">
        <w:t xml:space="preserve"> Bot improves productivity by reducing the number of manual steps needed to prepare a stock update. Instead of spending time repeatedly checking websites, copying values, formatting spreadsheets, creating graphs, and writing summaries, the user can trigger the bot and receive a structured update automatically.</w:t>
      </w:r>
    </w:p>
    <w:tbl>
      <w:tblPr>
        <w:tblStyle w:val="TableGrid"/>
        <w:tblW w:w="0" w:type="auto"/>
        <w:tblLook w:val="04A0" w:firstRow="1" w:lastRow="0" w:firstColumn="1" w:lastColumn="0" w:noHBand="0" w:noVBand="1"/>
      </w:tblPr>
      <w:tblGrid>
        <w:gridCol w:w="3005"/>
        <w:gridCol w:w="3005"/>
        <w:gridCol w:w="3006"/>
      </w:tblGrid>
      <w:tr w:rsidR="0055434E" w14:paraId="2BBEA8FC" w14:textId="77777777" w:rsidTr="0055434E">
        <w:tc>
          <w:tcPr>
            <w:tcW w:w="3005" w:type="dxa"/>
          </w:tcPr>
          <w:p w14:paraId="4CEC8ED6" w14:textId="3607BE4D" w:rsidR="0055434E" w:rsidRPr="00986F76" w:rsidRDefault="0055434E" w:rsidP="00BB487E">
            <w:pPr>
              <w:rPr>
                <w:sz w:val="20"/>
                <w:szCs w:val="20"/>
              </w:rPr>
            </w:pPr>
            <w:r w:rsidRPr="00986F76">
              <w:rPr>
                <w:sz w:val="20"/>
                <w:szCs w:val="20"/>
              </w:rPr>
              <w:t>Task</w:t>
            </w:r>
          </w:p>
        </w:tc>
        <w:tc>
          <w:tcPr>
            <w:tcW w:w="3005" w:type="dxa"/>
          </w:tcPr>
          <w:p w14:paraId="2A307897" w14:textId="289F2202" w:rsidR="0055434E" w:rsidRPr="00986F76" w:rsidRDefault="0055434E" w:rsidP="00BB487E">
            <w:pPr>
              <w:rPr>
                <w:sz w:val="20"/>
                <w:szCs w:val="20"/>
              </w:rPr>
            </w:pPr>
            <w:r w:rsidRPr="00986F76">
              <w:rPr>
                <w:sz w:val="20"/>
                <w:szCs w:val="20"/>
              </w:rPr>
              <w:t>Manual Process</w:t>
            </w:r>
          </w:p>
        </w:tc>
        <w:tc>
          <w:tcPr>
            <w:tcW w:w="3006" w:type="dxa"/>
          </w:tcPr>
          <w:p w14:paraId="208F1252" w14:textId="3B3009B4" w:rsidR="0055434E" w:rsidRPr="00986F76" w:rsidRDefault="0055434E" w:rsidP="00BB487E">
            <w:pPr>
              <w:rPr>
                <w:sz w:val="20"/>
                <w:szCs w:val="20"/>
              </w:rPr>
            </w:pPr>
            <w:r w:rsidRPr="00986F76">
              <w:rPr>
                <w:sz w:val="20"/>
                <w:szCs w:val="20"/>
              </w:rPr>
              <w:t xml:space="preserve">With </w:t>
            </w:r>
            <w:proofErr w:type="spellStart"/>
            <w:r w:rsidRPr="00986F76">
              <w:rPr>
                <w:sz w:val="20"/>
                <w:szCs w:val="20"/>
              </w:rPr>
              <w:t>AnalyseTS</w:t>
            </w:r>
            <w:proofErr w:type="spellEnd"/>
            <w:r w:rsidRPr="00986F76">
              <w:rPr>
                <w:sz w:val="20"/>
                <w:szCs w:val="20"/>
              </w:rPr>
              <w:t xml:space="preserve"> Bot</w:t>
            </w:r>
          </w:p>
        </w:tc>
      </w:tr>
      <w:tr w:rsidR="0055434E" w14:paraId="1087AD6A" w14:textId="77777777" w:rsidTr="0055434E">
        <w:tc>
          <w:tcPr>
            <w:tcW w:w="3005" w:type="dxa"/>
          </w:tcPr>
          <w:p w14:paraId="4C65932E" w14:textId="58208495" w:rsidR="0055434E" w:rsidRPr="00986F76" w:rsidRDefault="0055434E" w:rsidP="00BB487E">
            <w:pPr>
              <w:rPr>
                <w:sz w:val="20"/>
                <w:szCs w:val="20"/>
              </w:rPr>
            </w:pPr>
            <w:r w:rsidRPr="00986F76">
              <w:rPr>
                <w:sz w:val="20"/>
                <w:szCs w:val="20"/>
              </w:rPr>
              <w:t>Open Stock Websites and search selected stocks</w:t>
            </w:r>
          </w:p>
        </w:tc>
        <w:tc>
          <w:tcPr>
            <w:tcW w:w="3005" w:type="dxa"/>
          </w:tcPr>
          <w:p w14:paraId="6FCC180F" w14:textId="645437DE" w:rsidR="0055434E" w:rsidRPr="00986F76" w:rsidRDefault="0055434E" w:rsidP="0055434E">
            <w:pPr>
              <w:rPr>
                <w:sz w:val="20"/>
                <w:szCs w:val="20"/>
              </w:rPr>
            </w:pPr>
            <w:r w:rsidRPr="00986F76">
              <w:rPr>
                <w:sz w:val="20"/>
                <w:szCs w:val="20"/>
              </w:rPr>
              <w:t>&gt;5mins</w:t>
            </w:r>
          </w:p>
        </w:tc>
        <w:tc>
          <w:tcPr>
            <w:tcW w:w="3006" w:type="dxa"/>
          </w:tcPr>
          <w:p w14:paraId="03C3FB2D" w14:textId="4705C730" w:rsidR="0055434E" w:rsidRPr="00986F76" w:rsidRDefault="0055434E" w:rsidP="00BB487E">
            <w:pPr>
              <w:rPr>
                <w:sz w:val="20"/>
                <w:szCs w:val="20"/>
              </w:rPr>
            </w:pPr>
            <w:r w:rsidRPr="00986F76">
              <w:rPr>
                <w:sz w:val="20"/>
                <w:szCs w:val="20"/>
              </w:rPr>
              <w:t>&lt;1min</w:t>
            </w:r>
          </w:p>
        </w:tc>
      </w:tr>
      <w:tr w:rsidR="0055434E" w14:paraId="1E65FEEB" w14:textId="77777777" w:rsidTr="0055434E">
        <w:tc>
          <w:tcPr>
            <w:tcW w:w="3005" w:type="dxa"/>
          </w:tcPr>
          <w:p w14:paraId="121613C2" w14:textId="74560FF3" w:rsidR="0055434E" w:rsidRPr="00986F76" w:rsidRDefault="0055434E" w:rsidP="00BB487E">
            <w:pPr>
              <w:rPr>
                <w:sz w:val="20"/>
                <w:szCs w:val="20"/>
              </w:rPr>
            </w:pPr>
            <w:r w:rsidRPr="00986F76">
              <w:rPr>
                <w:sz w:val="20"/>
                <w:szCs w:val="20"/>
              </w:rPr>
              <w:t>Copy Latest price and percentage Movement</w:t>
            </w:r>
          </w:p>
        </w:tc>
        <w:tc>
          <w:tcPr>
            <w:tcW w:w="3005" w:type="dxa"/>
          </w:tcPr>
          <w:p w14:paraId="7400B0D9" w14:textId="2C3DF1D0" w:rsidR="0055434E" w:rsidRPr="00986F76" w:rsidRDefault="0055434E" w:rsidP="00BB487E">
            <w:pPr>
              <w:rPr>
                <w:sz w:val="20"/>
                <w:szCs w:val="20"/>
              </w:rPr>
            </w:pPr>
            <w:r w:rsidRPr="00986F76">
              <w:rPr>
                <w:sz w:val="20"/>
                <w:szCs w:val="20"/>
              </w:rPr>
              <w:t>&gt; 10mins</w:t>
            </w:r>
          </w:p>
        </w:tc>
        <w:tc>
          <w:tcPr>
            <w:tcW w:w="3006" w:type="dxa"/>
          </w:tcPr>
          <w:p w14:paraId="598D5796" w14:textId="214341BF" w:rsidR="0055434E" w:rsidRPr="00986F76" w:rsidRDefault="0055434E" w:rsidP="00BB487E">
            <w:pPr>
              <w:rPr>
                <w:sz w:val="20"/>
                <w:szCs w:val="20"/>
              </w:rPr>
            </w:pPr>
            <w:r w:rsidRPr="00986F76">
              <w:rPr>
                <w:sz w:val="20"/>
                <w:szCs w:val="20"/>
              </w:rPr>
              <w:t>&lt; 3mins</w:t>
            </w:r>
          </w:p>
        </w:tc>
      </w:tr>
      <w:tr w:rsidR="0055434E" w14:paraId="7FAAF46C" w14:textId="77777777" w:rsidTr="0055434E">
        <w:tc>
          <w:tcPr>
            <w:tcW w:w="3005" w:type="dxa"/>
          </w:tcPr>
          <w:p w14:paraId="64A6E2D7" w14:textId="7A432219" w:rsidR="0055434E" w:rsidRPr="00986F76" w:rsidRDefault="0055434E" w:rsidP="00BB487E">
            <w:pPr>
              <w:rPr>
                <w:sz w:val="20"/>
                <w:szCs w:val="20"/>
              </w:rPr>
            </w:pPr>
            <w:r w:rsidRPr="00986F76">
              <w:rPr>
                <w:sz w:val="20"/>
                <w:szCs w:val="20"/>
              </w:rPr>
              <w:t>Clean and check stock data</w:t>
            </w:r>
          </w:p>
        </w:tc>
        <w:tc>
          <w:tcPr>
            <w:tcW w:w="3005" w:type="dxa"/>
          </w:tcPr>
          <w:p w14:paraId="71594F4F" w14:textId="12C3C427" w:rsidR="0055434E" w:rsidRPr="00986F76" w:rsidRDefault="0055434E" w:rsidP="00BB487E">
            <w:pPr>
              <w:rPr>
                <w:sz w:val="20"/>
                <w:szCs w:val="20"/>
              </w:rPr>
            </w:pPr>
            <w:r w:rsidRPr="00986F76">
              <w:rPr>
                <w:sz w:val="20"/>
                <w:szCs w:val="20"/>
              </w:rPr>
              <w:t>&gt;5mins</w:t>
            </w:r>
          </w:p>
        </w:tc>
        <w:tc>
          <w:tcPr>
            <w:tcW w:w="3006" w:type="dxa"/>
          </w:tcPr>
          <w:p w14:paraId="0A44778C" w14:textId="6543699E" w:rsidR="0055434E" w:rsidRPr="00986F76" w:rsidRDefault="0055434E" w:rsidP="00BB487E">
            <w:pPr>
              <w:rPr>
                <w:sz w:val="20"/>
                <w:szCs w:val="20"/>
              </w:rPr>
            </w:pPr>
            <w:r w:rsidRPr="00986F76">
              <w:rPr>
                <w:sz w:val="20"/>
                <w:szCs w:val="20"/>
              </w:rPr>
              <w:t>&lt;1min</w:t>
            </w:r>
          </w:p>
        </w:tc>
      </w:tr>
      <w:tr w:rsidR="0055434E" w14:paraId="5630D5F3" w14:textId="77777777" w:rsidTr="0055434E">
        <w:tc>
          <w:tcPr>
            <w:tcW w:w="3005" w:type="dxa"/>
          </w:tcPr>
          <w:p w14:paraId="40147A99" w14:textId="3731EC01" w:rsidR="0055434E" w:rsidRPr="00986F76" w:rsidRDefault="0055434E" w:rsidP="00BB487E">
            <w:pPr>
              <w:rPr>
                <w:sz w:val="20"/>
                <w:szCs w:val="20"/>
              </w:rPr>
            </w:pPr>
            <w:r w:rsidRPr="00986F76">
              <w:rPr>
                <w:sz w:val="20"/>
                <w:szCs w:val="20"/>
              </w:rPr>
              <w:t>Calculate gainer, drop, trend, and volatility</w:t>
            </w:r>
          </w:p>
        </w:tc>
        <w:tc>
          <w:tcPr>
            <w:tcW w:w="3005" w:type="dxa"/>
          </w:tcPr>
          <w:p w14:paraId="6CB0172C" w14:textId="3E015AB5" w:rsidR="0055434E" w:rsidRPr="00986F76" w:rsidRDefault="0055434E" w:rsidP="00BB487E">
            <w:pPr>
              <w:rPr>
                <w:sz w:val="20"/>
                <w:szCs w:val="20"/>
              </w:rPr>
            </w:pPr>
            <w:r w:rsidRPr="00986F76">
              <w:rPr>
                <w:sz w:val="20"/>
                <w:szCs w:val="20"/>
              </w:rPr>
              <w:t>&gt;8mins</w:t>
            </w:r>
          </w:p>
        </w:tc>
        <w:tc>
          <w:tcPr>
            <w:tcW w:w="3006" w:type="dxa"/>
          </w:tcPr>
          <w:p w14:paraId="3A75D9C9" w14:textId="3E0F0848" w:rsidR="0055434E" w:rsidRPr="00986F76" w:rsidRDefault="0055434E" w:rsidP="00BB487E">
            <w:pPr>
              <w:rPr>
                <w:sz w:val="20"/>
                <w:szCs w:val="20"/>
              </w:rPr>
            </w:pPr>
            <w:r w:rsidRPr="00986F76">
              <w:rPr>
                <w:sz w:val="20"/>
                <w:szCs w:val="20"/>
              </w:rPr>
              <w:t>&lt;1min</w:t>
            </w:r>
          </w:p>
        </w:tc>
      </w:tr>
      <w:tr w:rsidR="0055434E" w14:paraId="365ABF29" w14:textId="77777777" w:rsidTr="0055434E">
        <w:tc>
          <w:tcPr>
            <w:tcW w:w="3005" w:type="dxa"/>
          </w:tcPr>
          <w:p w14:paraId="2A8CB4A1" w14:textId="491830E7" w:rsidR="0055434E" w:rsidRPr="00986F76" w:rsidRDefault="0055434E" w:rsidP="00BB487E">
            <w:pPr>
              <w:rPr>
                <w:sz w:val="20"/>
                <w:szCs w:val="20"/>
              </w:rPr>
            </w:pPr>
            <w:r w:rsidRPr="00986F76">
              <w:rPr>
                <w:sz w:val="20"/>
                <w:szCs w:val="20"/>
              </w:rPr>
              <w:lastRenderedPageBreak/>
              <w:t>Create dashboard charts</w:t>
            </w:r>
          </w:p>
        </w:tc>
        <w:tc>
          <w:tcPr>
            <w:tcW w:w="3005" w:type="dxa"/>
          </w:tcPr>
          <w:p w14:paraId="72FA46CC" w14:textId="377660A9" w:rsidR="0055434E" w:rsidRPr="00986F76" w:rsidRDefault="0055434E" w:rsidP="00BB487E">
            <w:pPr>
              <w:rPr>
                <w:sz w:val="20"/>
                <w:szCs w:val="20"/>
              </w:rPr>
            </w:pPr>
            <w:r w:rsidRPr="00986F76">
              <w:rPr>
                <w:sz w:val="20"/>
                <w:szCs w:val="20"/>
              </w:rPr>
              <w:t>&gt;10min</w:t>
            </w:r>
          </w:p>
        </w:tc>
        <w:tc>
          <w:tcPr>
            <w:tcW w:w="3006" w:type="dxa"/>
          </w:tcPr>
          <w:p w14:paraId="067AF6CD" w14:textId="07DB9FB7" w:rsidR="0055434E" w:rsidRPr="00986F76" w:rsidRDefault="0055434E" w:rsidP="00BB487E">
            <w:pPr>
              <w:rPr>
                <w:sz w:val="20"/>
                <w:szCs w:val="20"/>
              </w:rPr>
            </w:pPr>
            <w:r w:rsidRPr="00986F76">
              <w:rPr>
                <w:sz w:val="20"/>
                <w:szCs w:val="20"/>
              </w:rPr>
              <w:t>&lt; 3min</w:t>
            </w:r>
          </w:p>
        </w:tc>
      </w:tr>
      <w:tr w:rsidR="0055434E" w14:paraId="4D1ACDF3" w14:textId="77777777" w:rsidTr="0055434E">
        <w:tc>
          <w:tcPr>
            <w:tcW w:w="3005" w:type="dxa"/>
          </w:tcPr>
          <w:p w14:paraId="52645392" w14:textId="68038506" w:rsidR="0055434E" w:rsidRPr="00986F76" w:rsidRDefault="0055434E" w:rsidP="00BB487E">
            <w:pPr>
              <w:rPr>
                <w:sz w:val="20"/>
                <w:szCs w:val="20"/>
              </w:rPr>
            </w:pPr>
            <w:r w:rsidRPr="00986F76">
              <w:rPr>
                <w:sz w:val="20"/>
                <w:szCs w:val="20"/>
              </w:rPr>
              <w:t>Analyse, write and send stock summary</w:t>
            </w:r>
          </w:p>
        </w:tc>
        <w:tc>
          <w:tcPr>
            <w:tcW w:w="3005" w:type="dxa"/>
          </w:tcPr>
          <w:p w14:paraId="6DE6F369" w14:textId="532978DB" w:rsidR="0055434E" w:rsidRPr="00986F76" w:rsidRDefault="0055434E" w:rsidP="00BB487E">
            <w:pPr>
              <w:rPr>
                <w:sz w:val="20"/>
                <w:szCs w:val="20"/>
              </w:rPr>
            </w:pPr>
            <w:r w:rsidRPr="00986F76">
              <w:rPr>
                <w:sz w:val="20"/>
                <w:szCs w:val="20"/>
              </w:rPr>
              <w:t>&gt;5mins</w:t>
            </w:r>
          </w:p>
        </w:tc>
        <w:tc>
          <w:tcPr>
            <w:tcW w:w="3006" w:type="dxa"/>
          </w:tcPr>
          <w:p w14:paraId="5014E826" w14:textId="4A20ED07" w:rsidR="0055434E" w:rsidRPr="00986F76" w:rsidRDefault="0055434E" w:rsidP="00BB487E">
            <w:pPr>
              <w:rPr>
                <w:sz w:val="20"/>
                <w:szCs w:val="20"/>
              </w:rPr>
            </w:pPr>
            <w:r w:rsidRPr="00986F76">
              <w:rPr>
                <w:sz w:val="20"/>
                <w:szCs w:val="20"/>
              </w:rPr>
              <w:t>&lt;2mins</w:t>
            </w:r>
          </w:p>
        </w:tc>
      </w:tr>
      <w:tr w:rsidR="0055434E" w14:paraId="25C28B5D" w14:textId="77777777" w:rsidTr="0055434E">
        <w:tc>
          <w:tcPr>
            <w:tcW w:w="3005" w:type="dxa"/>
          </w:tcPr>
          <w:p w14:paraId="185BBC72" w14:textId="2E3177FA" w:rsidR="0055434E" w:rsidRPr="00986F76" w:rsidRDefault="0055434E" w:rsidP="00BB487E">
            <w:pPr>
              <w:rPr>
                <w:b/>
                <w:bCs/>
                <w:sz w:val="20"/>
                <w:szCs w:val="20"/>
              </w:rPr>
            </w:pPr>
            <w:r w:rsidRPr="00986F76">
              <w:rPr>
                <w:b/>
                <w:bCs/>
                <w:sz w:val="20"/>
                <w:szCs w:val="20"/>
              </w:rPr>
              <w:t>Total Time Estimate</w:t>
            </w:r>
          </w:p>
        </w:tc>
        <w:tc>
          <w:tcPr>
            <w:tcW w:w="3005" w:type="dxa"/>
          </w:tcPr>
          <w:p w14:paraId="12591ABD" w14:textId="611A5A16" w:rsidR="0055434E" w:rsidRPr="00986F76" w:rsidRDefault="0055434E" w:rsidP="00BB487E">
            <w:pPr>
              <w:rPr>
                <w:b/>
                <w:bCs/>
                <w:sz w:val="20"/>
                <w:szCs w:val="20"/>
              </w:rPr>
            </w:pPr>
            <w:r w:rsidRPr="00986F76">
              <w:rPr>
                <w:b/>
                <w:bCs/>
                <w:sz w:val="20"/>
                <w:szCs w:val="20"/>
              </w:rPr>
              <w:t>&gt;43mins</w:t>
            </w:r>
          </w:p>
        </w:tc>
        <w:tc>
          <w:tcPr>
            <w:tcW w:w="3006" w:type="dxa"/>
          </w:tcPr>
          <w:p w14:paraId="7F637669" w14:textId="739DDEDC" w:rsidR="0055434E" w:rsidRPr="00986F76" w:rsidRDefault="0055434E" w:rsidP="00BB487E">
            <w:pPr>
              <w:rPr>
                <w:b/>
                <w:bCs/>
                <w:sz w:val="20"/>
                <w:szCs w:val="20"/>
              </w:rPr>
            </w:pPr>
            <w:r w:rsidRPr="00986F76">
              <w:rPr>
                <w:b/>
                <w:bCs/>
                <w:sz w:val="20"/>
                <w:szCs w:val="20"/>
              </w:rPr>
              <w:t>&lt;11mins</w:t>
            </w:r>
          </w:p>
        </w:tc>
      </w:tr>
    </w:tbl>
    <w:p w14:paraId="6DC8CD43" w14:textId="77777777" w:rsidR="0055434E" w:rsidRPr="0055434E" w:rsidRDefault="0055434E" w:rsidP="00BB487E"/>
    <w:p w14:paraId="22BD9DFB" w14:textId="6FD5A50F" w:rsidR="00BB487E" w:rsidRDefault="0055434E" w:rsidP="00BB487E">
      <w:r w:rsidRPr="0055434E">
        <w:t xml:space="preserve">Based on this estimate, </w:t>
      </w:r>
      <w:proofErr w:type="spellStart"/>
      <w:r w:rsidRPr="0055434E">
        <w:t>AnalyseTS</w:t>
      </w:r>
      <w:proofErr w:type="spellEnd"/>
      <w:r w:rsidRPr="0055434E">
        <w:t xml:space="preserve"> can reduce one stock monitoring update from around </w:t>
      </w:r>
      <w:r w:rsidRPr="0055434E">
        <w:rPr>
          <w:b/>
          <w:bCs/>
        </w:rPr>
        <w:t>4</w:t>
      </w:r>
      <w:r>
        <w:rPr>
          <w:b/>
          <w:bCs/>
        </w:rPr>
        <w:t>3</w:t>
      </w:r>
      <w:r w:rsidRPr="0055434E">
        <w:rPr>
          <w:b/>
          <w:bCs/>
        </w:rPr>
        <w:t xml:space="preserve"> minutes to </w:t>
      </w:r>
      <w:r>
        <w:rPr>
          <w:b/>
          <w:bCs/>
        </w:rPr>
        <w:t>11</w:t>
      </w:r>
      <w:r w:rsidRPr="0055434E">
        <w:rPr>
          <w:b/>
          <w:bCs/>
        </w:rPr>
        <w:t xml:space="preserve"> minutes</w:t>
      </w:r>
      <w:r w:rsidRPr="0055434E">
        <w:t xml:space="preserve">, saving approximately </w:t>
      </w:r>
      <w:r>
        <w:rPr>
          <w:b/>
          <w:bCs/>
        </w:rPr>
        <w:t>32</w:t>
      </w:r>
      <w:r w:rsidRPr="0055434E">
        <w:rPr>
          <w:b/>
          <w:bCs/>
        </w:rPr>
        <w:t xml:space="preserve"> minutes per run</w:t>
      </w:r>
      <w:r w:rsidRPr="0055434E">
        <w:t>. This allows users to focus more on understanding the stock movement instead of spending most of their time collecting, copying, calculating, and formatting data</w:t>
      </w:r>
      <w:r>
        <w:t xml:space="preserve">.  </w:t>
      </w:r>
    </w:p>
    <w:p w14:paraId="57F69C7E" w14:textId="003FCF0A" w:rsidR="0055434E" w:rsidRDefault="0055434E" w:rsidP="00BB487E">
      <w:r>
        <w:t xml:space="preserve">Users simply need to update the excel form for what stocks they want updates </w:t>
      </w:r>
      <w:proofErr w:type="gramStart"/>
      <w:r>
        <w:t>on(</w:t>
      </w:r>
      <w:proofErr w:type="gramEnd"/>
      <w:r>
        <w:t>limit of 10 stocks) and can continue on with their other daily tasks.</w:t>
      </w:r>
    </w:p>
    <w:p w14:paraId="74FF78B3" w14:textId="77777777" w:rsidR="000C6EAF" w:rsidRPr="001C3C7C" w:rsidRDefault="000C6EAF" w:rsidP="003A4EF0">
      <w:pPr>
        <w:pStyle w:val="Heading1"/>
      </w:pPr>
      <w:r w:rsidRPr="001C3C7C">
        <w:t>Robot Category</w:t>
      </w:r>
    </w:p>
    <w:p w14:paraId="07C65A60" w14:textId="2E80BFD9" w:rsidR="000C6EAF" w:rsidRDefault="0055434E" w:rsidP="000C6EAF">
      <w:pPr>
        <w:rPr>
          <w:b/>
          <w:bCs/>
          <w:sz w:val="26"/>
          <w:szCs w:val="26"/>
        </w:rPr>
      </w:pPr>
      <w:proofErr w:type="spellStart"/>
      <w:r>
        <w:t>AnalyseTS</w:t>
      </w:r>
      <w:proofErr w:type="spellEnd"/>
      <w:r>
        <w:t xml:space="preserve"> will be an </w:t>
      </w:r>
      <w:r w:rsidRPr="003A4EF0">
        <w:rPr>
          <w:b/>
          <w:bCs/>
          <w:sz w:val="26"/>
          <w:szCs w:val="26"/>
        </w:rPr>
        <w:t>Unattended Bot</w:t>
      </w:r>
    </w:p>
    <w:p w14:paraId="58A77C68" w14:textId="2AFB958B" w:rsidR="0034441A" w:rsidRPr="0034441A" w:rsidRDefault="0034441A" w:rsidP="000C6EAF">
      <w:r>
        <w:t>This is</w:t>
      </w:r>
      <w:r w:rsidRPr="0034441A">
        <w:t xml:space="preserve"> because once the user or schedule triggers it, the robot can complete the stock monitoring, data processing, dashboard generation, digest creation, and Discord notification without further human input.</w:t>
      </w:r>
    </w:p>
    <w:p w14:paraId="20FFCD1D" w14:textId="0B873A59" w:rsidR="000C6EAF" w:rsidRPr="001C3C7C" w:rsidRDefault="000C6EAF" w:rsidP="003A4EF0">
      <w:pPr>
        <w:pStyle w:val="Heading1"/>
      </w:pPr>
      <w:r w:rsidRPr="001C3C7C">
        <w:t>Current Scenario</w:t>
      </w:r>
    </w:p>
    <w:p w14:paraId="31121AB5" w14:textId="28C9B46F" w:rsidR="00375A80" w:rsidRPr="008D7434" w:rsidRDefault="00375A80" w:rsidP="00E9040C">
      <w:pPr>
        <w:pStyle w:val="ListParagraph"/>
        <w:numPr>
          <w:ilvl w:val="0"/>
          <w:numId w:val="2"/>
        </w:numPr>
      </w:pPr>
      <w:r w:rsidRPr="008D7434">
        <w:t xml:space="preserve">Users Update their stock watchlist in </w:t>
      </w:r>
      <w:r w:rsidRPr="008D7434">
        <w:rPr>
          <w:b/>
          <w:bCs/>
        </w:rPr>
        <w:t>Microsoft Excel.</w:t>
      </w:r>
    </w:p>
    <w:p w14:paraId="508BCC56" w14:textId="3520CC41" w:rsidR="00E9040C" w:rsidRPr="008D7434" w:rsidRDefault="00375A80" w:rsidP="00E9040C">
      <w:pPr>
        <w:pStyle w:val="ListParagraph"/>
        <w:numPr>
          <w:ilvl w:val="0"/>
          <w:numId w:val="2"/>
        </w:numPr>
      </w:pPr>
      <w:r w:rsidRPr="008D7434">
        <w:t xml:space="preserve">User opens a </w:t>
      </w:r>
      <w:r w:rsidRPr="008D7434">
        <w:rPr>
          <w:b/>
          <w:bCs/>
        </w:rPr>
        <w:t>Web Browser</w:t>
      </w:r>
      <w:r w:rsidRPr="008D7434">
        <w:t xml:space="preserve"> to check stock websites</w:t>
      </w:r>
    </w:p>
    <w:p w14:paraId="156E046A" w14:textId="12CAE6F5" w:rsidR="00375A80" w:rsidRPr="008D7434" w:rsidRDefault="00375A80" w:rsidP="00375A80">
      <w:pPr>
        <w:pStyle w:val="ListParagraph"/>
        <w:numPr>
          <w:ilvl w:val="0"/>
          <w:numId w:val="2"/>
        </w:numPr>
      </w:pPr>
      <w:r w:rsidRPr="008D7434">
        <w:t>User searches for each selected stock one by one</w:t>
      </w:r>
    </w:p>
    <w:p w14:paraId="21C35DFD" w14:textId="3FFE295C" w:rsidR="00375A80" w:rsidRPr="008D7434" w:rsidRDefault="00375A80" w:rsidP="00E9040C">
      <w:pPr>
        <w:pStyle w:val="ListParagraph"/>
        <w:numPr>
          <w:ilvl w:val="0"/>
          <w:numId w:val="2"/>
        </w:numPr>
      </w:pPr>
      <w:r w:rsidRPr="008D7434">
        <w:t>User reads the latest stock information from the website.</w:t>
      </w:r>
    </w:p>
    <w:p w14:paraId="51D95EDD" w14:textId="563DEDCF" w:rsidR="00516739" w:rsidRPr="008D7434" w:rsidRDefault="00375A80" w:rsidP="00E9040C">
      <w:pPr>
        <w:pStyle w:val="ListParagraph"/>
        <w:numPr>
          <w:ilvl w:val="0"/>
          <w:numId w:val="2"/>
        </w:numPr>
      </w:pPr>
      <w:r w:rsidRPr="008D7434">
        <w:t xml:space="preserve">User manually copies or types the stock data into </w:t>
      </w:r>
      <w:r w:rsidRPr="008D7434">
        <w:rPr>
          <w:b/>
          <w:bCs/>
        </w:rPr>
        <w:t>Excel</w:t>
      </w:r>
    </w:p>
    <w:p w14:paraId="0E1D95AB" w14:textId="339C5588" w:rsidR="00516739" w:rsidRPr="008D7434" w:rsidRDefault="00516739" w:rsidP="00E9040C">
      <w:pPr>
        <w:pStyle w:val="ListParagraph"/>
        <w:numPr>
          <w:ilvl w:val="0"/>
          <w:numId w:val="2"/>
        </w:numPr>
      </w:pPr>
      <w:r w:rsidRPr="008D7434">
        <w:t>User repeats same process for all selected stocks</w:t>
      </w:r>
    </w:p>
    <w:p w14:paraId="198CD596" w14:textId="6D981F39" w:rsidR="00516739" w:rsidRPr="008D7434" w:rsidRDefault="00516739" w:rsidP="00E9040C">
      <w:pPr>
        <w:pStyle w:val="ListParagraph"/>
        <w:numPr>
          <w:ilvl w:val="0"/>
          <w:numId w:val="2"/>
        </w:numPr>
      </w:pPr>
      <w:r w:rsidRPr="008D7434">
        <w:t>User checks and cleans the collected data manually</w:t>
      </w:r>
    </w:p>
    <w:p w14:paraId="26AECCE9" w14:textId="76ADCBFC" w:rsidR="00516739" w:rsidRPr="008D7434" w:rsidRDefault="00516739" w:rsidP="00516739">
      <w:pPr>
        <w:pStyle w:val="ListParagraph"/>
        <w:numPr>
          <w:ilvl w:val="0"/>
          <w:numId w:val="2"/>
        </w:numPr>
      </w:pPr>
      <w:r w:rsidRPr="008D7434">
        <w:t>User calculates stock movement indicators manually</w:t>
      </w:r>
    </w:p>
    <w:p w14:paraId="198D2074" w14:textId="578B38A7" w:rsidR="00516739" w:rsidRPr="008D7434" w:rsidRDefault="00516739" w:rsidP="00E9040C">
      <w:pPr>
        <w:pStyle w:val="ListParagraph"/>
        <w:numPr>
          <w:ilvl w:val="0"/>
          <w:numId w:val="2"/>
        </w:numPr>
      </w:pPr>
      <w:r w:rsidRPr="008D7434">
        <w:t>User creates charts manually</w:t>
      </w:r>
    </w:p>
    <w:p w14:paraId="4CCE00F7" w14:textId="3873AE6E" w:rsidR="00516739" w:rsidRPr="008D7434" w:rsidRDefault="00516739" w:rsidP="00E9040C">
      <w:pPr>
        <w:pStyle w:val="ListParagraph"/>
        <w:numPr>
          <w:ilvl w:val="0"/>
          <w:numId w:val="2"/>
        </w:numPr>
      </w:pPr>
      <w:r w:rsidRPr="008D7434">
        <w:t>User writes a short stock update</w:t>
      </w:r>
    </w:p>
    <w:p w14:paraId="494CFEDF" w14:textId="0DEB8067" w:rsidR="00516739" w:rsidRPr="008D7434" w:rsidRDefault="00516739" w:rsidP="00516739">
      <w:pPr>
        <w:pStyle w:val="ListParagraph"/>
        <w:numPr>
          <w:ilvl w:val="0"/>
          <w:numId w:val="2"/>
        </w:numPr>
      </w:pPr>
      <w:r w:rsidRPr="008D7434">
        <w:t>User sends the update manually</w:t>
      </w:r>
    </w:p>
    <w:p w14:paraId="3319FD82" w14:textId="77777777" w:rsidR="000C6EAF" w:rsidRPr="001C3C7C" w:rsidRDefault="000C6EAF" w:rsidP="003A4EF0">
      <w:pPr>
        <w:pStyle w:val="Heading1"/>
      </w:pPr>
      <w:r w:rsidRPr="001C3C7C">
        <w:t>Automation Scenario</w:t>
      </w:r>
    </w:p>
    <w:p w14:paraId="5463AD4F" w14:textId="78B7C4F2" w:rsidR="0069223F" w:rsidRPr="00986F76" w:rsidRDefault="00797B88" w:rsidP="00986F76">
      <w:pPr>
        <w:pStyle w:val="ListParagraph"/>
        <w:numPr>
          <w:ilvl w:val="0"/>
          <w:numId w:val="5"/>
        </w:numPr>
        <w:rPr>
          <w:b/>
          <w:bCs/>
          <w:sz w:val="24"/>
          <w:szCs w:val="24"/>
        </w:rPr>
      </w:pPr>
      <w:r w:rsidRPr="00986F76">
        <w:rPr>
          <w:b/>
          <w:bCs/>
          <w:sz w:val="24"/>
          <w:szCs w:val="24"/>
        </w:rPr>
        <w:t>Robot is triggered by the user</w:t>
      </w:r>
    </w:p>
    <w:p w14:paraId="7AC851D5" w14:textId="4518D0D6" w:rsidR="00797B88" w:rsidRPr="008D7434" w:rsidRDefault="00797B88" w:rsidP="00797B88">
      <w:pPr>
        <w:pStyle w:val="ListParagraph"/>
        <w:numPr>
          <w:ilvl w:val="0"/>
          <w:numId w:val="5"/>
        </w:numPr>
        <w:rPr>
          <w:b/>
          <w:bCs/>
          <w:sz w:val="24"/>
          <w:szCs w:val="24"/>
        </w:rPr>
      </w:pPr>
      <w:r w:rsidRPr="008D7434">
        <w:rPr>
          <w:b/>
          <w:bCs/>
          <w:sz w:val="24"/>
          <w:szCs w:val="24"/>
        </w:rPr>
        <w:t>Bot opens the stock watchlist in Microsoft Excel.</w:t>
      </w:r>
    </w:p>
    <w:p w14:paraId="1D79F482" w14:textId="5D7C1A42" w:rsidR="00797B88" w:rsidRDefault="00797B88" w:rsidP="008D7434">
      <w:pPr>
        <w:pStyle w:val="ListParagraph"/>
      </w:pPr>
      <w:r w:rsidRPr="00797B88">
        <w:t>The bot opens the Excel file that contains the stock symbols, company names, categories, and Include field.</w:t>
      </w:r>
    </w:p>
    <w:p w14:paraId="7834C22E" w14:textId="0C5F1A24" w:rsidR="00797B88" w:rsidRPr="008D7434" w:rsidRDefault="00797B88" w:rsidP="00797B88">
      <w:pPr>
        <w:pStyle w:val="ListParagraph"/>
        <w:numPr>
          <w:ilvl w:val="0"/>
          <w:numId w:val="5"/>
        </w:numPr>
        <w:rPr>
          <w:b/>
          <w:bCs/>
          <w:sz w:val="24"/>
          <w:szCs w:val="24"/>
        </w:rPr>
      </w:pPr>
      <w:r w:rsidRPr="008D7434">
        <w:rPr>
          <w:b/>
          <w:bCs/>
          <w:sz w:val="24"/>
          <w:szCs w:val="24"/>
        </w:rPr>
        <w:t xml:space="preserve">Bot reads the Excel data into a </w:t>
      </w:r>
      <w:proofErr w:type="spellStart"/>
      <w:r w:rsidRPr="008D7434">
        <w:rPr>
          <w:b/>
          <w:bCs/>
          <w:sz w:val="24"/>
          <w:szCs w:val="24"/>
        </w:rPr>
        <w:t>DataTable</w:t>
      </w:r>
      <w:proofErr w:type="spellEnd"/>
      <w:r w:rsidRPr="008D7434">
        <w:rPr>
          <w:b/>
          <w:bCs/>
          <w:sz w:val="24"/>
          <w:szCs w:val="24"/>
        </w:rPr>
        <w:t xml:space="preserve"> variable.</w:t>
      </w:r>
    </w:p>
    <w:p w14:paraId="733E133E" w14:textId="3F707A1C" w:rsidR="002048F0" w:rsidRPr="0034441A" w:rsidRDefault="00797B88" w:rsidP="0034441A">
      <w:pPr>
        <w:pStyle w:val="ListParagraph"/>
        <w:rPr>
          <w:szCs w:val="26"/>
        </w:rPr>
      </w:pPr>
      <w:r>
        <w:rPr>
          <w:szCs w:val="26"/>
        </w:rPr>
        <w:t xml:space="preserve">The stock records are stored in a </w:t>
      </w:r>
      <w:proofErr w:type="spellStart"/>
      <w:r>
        <w:rPr>
          <w:szCs w:val="26"/>
        </w:rPr>
        <w:t>DataTable</w:t>
      </w:r>
      <w:proofErr w:type="spellEnd"/>
      <w:r>
        <w:rPr>
          <w:szCs w:val="26"/>
        </w:rPr>
        <w:t xml:space="preserve"> so that the robot can process the rows systematically.</w:t>
      </w:r>
    </w:p>
    <w:p w14:paraId="68E5CB5B" w14:textId="4211A623" w:rsidR="00797B88" w:rsidRPr="008D7434" w:rsidRDefault="00797B88" w:rsidP="00797B88">
      <w:pPr>
        <w:pStyle w:val="ListParagraph"/>
        <w:numPr>
          <w:ilvl w:val="0"/>
          <w:numId w:val="5"/>
        </w:numPr>
        <w:rPr>
          <w:b/>
          <w:bCs/>
          <w:sz w:val="24"/>
          <w:szCs w:val="24"/>
        </w:rPr>
      </w:pPr>
      <w:r w:rsidRPr="008D7434">
        <w:rPr>
          <w:b/>
          <w:bCs/>
          <w:sz w:val="24"/>
          <w:szCs w:val="24"/>
        </w:rPr>
        <w:t>B</w:t>
      </w:r>
      <w:r w:rsidR="005D6206" w:rsidRPr="008D7434">
        <w:rPr>
          <w:b/>
          <w:bCs/>
          <w:sz w:val="24"/>
          <w:szCs w:val="24"/>
        </w:rPr>
        <w:t xml:space="preserve">ot filters the selected stocks using </w:t>
      </w:r>
      <w:proofErr w:type="spellStart"/>
      <w:r w:rsidR="005D6206" w:rsidRPr="008D7434">
        <w:rPr>
          <w:b/>
          <w:bCs/>
          <w:sz w:val="24"/>
          <w:szCs w:val="24"/>
        </w:rPr>
        <w:t>DataTable</w:t>
      </w:r>
      <w:proofErr w:type="spellEnd"/>
      <w:r w:rsidR="005D6206" w:rsidRPr="008D7434">
        <w:rPr>
          <w:b/>
          <w:bCs/>
          <w:sz w:val="24"/>
          <w:szCs w:val="24"/>
        </w:rPr>
        <w:t xml:space="preserve"> filtering</w:t>
      </w:r>
    </w:p>
    <w:p w14:paraId="41C8B70D" w14:textId="0F6CBCB8" w:rsidR="005D6206" w:rsidRPr="008D7434" w:rsidRDefault="005D6206" w:rsidP="008D7434">
      <w:pPr>
        <w:pStyle w:val="ListParagraph"/>
        <w:rPr>
          <w:szCs w:val="26"/>
        </w:rPr>
      </w:pPr>
      <w:r>
        <w:rPr>
          <w:szCs w:val="26"/>
        </w:rPr>
        <w:lastRenderedPageBreak/>
        <w:t xml:space="preserve">After reading the Excel watchlist into a </w:t>
      </w:r>
      <w:proofErr w:type="spellStart"/>
      <w:r>
        <w:rPr>
          <w:szCs w:val="26"/>
        </w:rPr>
        <w:t>DataTable</w:t>
      </w:r>
      <w:proofErr w:type="spellEnd"/>
      <w:r>
        <w:rPr>
          <w:szCs w:val="26"/>
        </w:rPr>
        <w:t xml:space="preserve"> variable, the bot uses </w:t>
      </w:r>
      <w:proofErr w:type="spellStart"/>
      <w:r>
        <w:rPr>
          <w:szCs w:val="26"/>
        </w:rPr>
        <w:t>DataTable</w:t>
      </w:r>
      <w:proofErr w:type="spellEnd"/>
      <w:r>
        <w:rPr>
          <w:szCs w:val="26"/>
        </w:rPr>
        <w:t xml:space="preserve"> filtering to keep only the stocks marked as “Yes” under the include field. Stocks marked as “No” will be excluded.</w:t>
      </w:r>
    </w:p>
    <w:p w14:paraId="00383418" w14:textId="1E793E50" w:rsidR="005D6206" w:rsidRPr="008D7434" w:rsidRDefault="005D6206" w:rsidP="005D6206">
      <w:pPr>
        <w:pStyle w:val="ListParagraph"/>
        <w:numPr>
          <w:ilvl w:val="0"/>
          <w:numId w:val="5"/>
        </w:numPr>
        <w:rPr>
          <w:b/>
          <w:bCs/>
          <w:sz w:val="24"/>
          <w:szCs w:val="24"/>
        </w:rPr>
      </w:pPr>
      <w:r w:rsidRPr="008D7434">
        <w:rPr>
          <w:b/>
          <w:bCs/>
          <w:sz w:val="24"/>
          <w:szCs w:val="24"/>
        </w:rPr>
        <w:t>Bot opens the web browser and loads the stock website</w:t>
      </w:r>
    </w:p>
    <w:p w14:paraId="6F8554A0" w14:textId="3D0B6E3A" w:rsidR="005D6206" w:rsidRPr="008D7434" w:rsidRDefault="005D6206" w:rsidP="008D7434">
      <w:pPr>
        <w:pStyle w:val="ListParagraph"/>
        <w:rPr>
          <w:szCs w:val="26"/>
        </w:rPr>
      </w:pPr>
      <w:r>
        <w:rPr>
          <w:szCs w:val="26"/>
        </w:rPr>
        <w:t>The bot opens a public stock website using Google Chrom</w:t>
      </w:r>
      <w:r w:rsidR="00F64061">
        <w:rPr>
          <w:szCs w:val="26"/>
        </w:rPr>
        <w:t>e</w:t>
      </w:r>
      <w:r>
        <w:rPr>
          <w:szCs w:val="26"/>
        </w:rPr>
        <w:t xml:space="preserve"> as the web browser and prepares to collect the latest stock info</w:t>
      </w:r>
    </w:p>
    <w:p w14:paraId="1D9C822E" w14:textId="2254C19A" w:rsidR="005D6206" w:rsidRPr="008D7434" w:rsidRDefault="005D6206" w:rsidP="005D6206">
      <w:pPr>
        <w:pStyle w:val="ListParagraph"/>
        <w:numPr>
          <w:ilvl w:val="0"/>
          <w:numId w:val="5"/>
        </w:numPr>
        <w:rPr>
          <w:b/>
          <w:bCs/>
          <w:sz w:val="24"/>
          <w:szCs w:val="24"/>
        </w:rPr>
      </w:pPr>
      <w:r w:rsidRPr="008D7434">
        <w:rPr>
          <w:b/>
          <w:bCs/>
          <w:sz w:val="24"/>
          <w:szCs w:val="24"/>
        </w:rPr>
        <w:t>Bot searches or loads each selected stock</w:t>
      </w:r>
      <w:r w:rsidR="00A53420" w:rsidRPr="008D7434">
        <w:rPr>
          <w:b/>
          <w:bCs/>
          <w:sz w:val="24"/>
          <w:szCs w:val="24"/>
        </w:rPr>
        <w:t xml:space="preserve"> </w:t>
      </w:r>
    </w:p>
    <w:p w14:paraId="4EFEFA44" w14:textId="73CBCE7B" w:rsidR="00A53420" w:rsidRDefault="00A53420" w:rsidP="005D6206">
      <w:pPr>
        <w:pStyle w:val="ListParagraph"/>
        <w:rPr>
          <w:szCs w:val="26"/>
        </w:rPr>
      </w:pPr>
      <w:r>
        <w:rPr>
          <w:szCs w:val="26"/>
        </w:rPr>
        <w:t>(either enters AAPL into the website search bar or loads the page directly from URL)</w:t>
      </w:r>
    </w:p>
    <w:p w14:paraId="324DDE21" w14:textId="1FC2147B" w:rsidR="00A53420" w:rsidRPr="008D7434" w:rsidRDefault="005D6206" w:rsidP="008D7434">
      <w:pPr>
        <w:pStyle w:val="ListParagraph"/>
        <w:rPr>
          <w:szCs w:val="26"/>
        </w:rPr>
      </w:pPr>
      <w:r>
        <w:rPr>
          <w:szCs w:val="26"/>
        </w:rPr>
        <w:t xml:space="preserve">For each selected stock, the bot searches the stock symbol/ticker </w:t>
      </w:r>
    </w:p>
    <w:p w14:paraId="312AF692" w14:textId="198813BF" w:rsidR="00A53420" w:rsidRPr="008D7434" w:rsidRDefault="00A53420" w:rsidP="00A53420">
      <w:pPr>
        <w:pStyle w:val="ListParagraph"/>
        <w:numPr>
          <w:ilvl w:val="0"/>
          <w:numId w:val="5"/>
        </w:numPr>
        <w:rPr>
          <w:b/>
          <w:bCs/>
          <w:sz w:val="24"/>
          <w:szCs w:val="24"/>
        </w:rPr>
      </w:pPr>
      <w:r w:rsidRPr="008D7434">
        <w:rPr>
          <w:b/>
          <w:bCs/>
          <w:sz w:val="24"/>
          <w:szCs w:val="24"/>
        </w:rPr>
        <w:t xml:space="preserve">Bot uses Get OCR Text from </w:t>
      </w:r>
      <w:proofErr w:type="spellStart"/>
      <w:r w:rsidRPr="008D7434">
        <w:rPr>
          <w:b/>
          <w:bCs/>
          <w:sz w:val="24"/>
          <w:szCs w:val="24"/>
        </w:rPr>
        <w:t>UIPath</w:t>
      </w:r>
      <w:proofErr w:type="spellEnd"/>
      <w:r w:rsidRPr="008D7434">
        <w:rPr>
          <w:b/>
          <w:bCs/>
          <w:sz w:val="24"/>
          <w:szCs w:val="24"/>
        </w:rPr>
        <w:t xml:space="preserve"> to capture stock information</w:t>
      </w:r>
    </w:p>
    <w:p w14:paraId="2B3DB0B8" w14:textId="08ABBF33" w:rsidR="009C532B" w:rsidRPr="008D7434" w:rsidRDefault="009C532B" w:rsidP="008D7434">
      <w:pPr>
        <w:pStyle w:val="ListParagraph"/>
        <w:rPr>
          <w:szCs w:val="26"/>
        </w:rPr>
      </w:pPr>
      <w:r w:rsidRPr="009C532B">
        <w:rPr>
          <w:szCs w:val="26"/>
        </w:rPr>
        <w:t>The bot applies OCR to extract visible text from the screenshot. This allows the robot to collect stock information from image-based or visually displayed web content.</w:t>
      </w:r>
    </w:p>
    <w:p w14:paraId="47AD9234" w14:textId="051BE041" w:rsidR="009C532B" w:rsidRPr="008D7434" w:rsidRDefault="009C532B" w:rsidP="009C532B">
      <w:pPr>
        <w:pStyle w:val="ListParagraph"/>
        <w:numPr>
          <w:ilvl w:val="0"/>
          <w:numId w:val="5"/>
        </w:numPr>
        <w:rPr>
          <w:b/>
          <w:bCs/>
          <w:sz w:val="24"/>
          <w:szCs w:val="24"/>
        </w:rPr>
      </w:pPr>
      <w:r w:rsidRPr="008D7434">
        <w:rPr>
          <w:b/>
          <w:bCs/>
          <w:sz w:val="24"/>
          <w:szCs w:val="24"/>
        </w:rPr>
        <w:t>Bot saves the extracted stock data into a CSV file.</w:t>
      </w:r>
    </w:p>
    <w:p w14:paraId="79FEE643" w14:textId="0FB4F624" w:rsidR="00722F4D" w:rsidRPr="008D7434" w:rsidRDefault="009C532B" w:rsidP="008D7434">
      <w:pPr>
        <w:pStyle w:val="ListParagraph"/>
        <w:rPr>
          <w:szCs w:val="26"/>
        </w:rPr>
      </w:pPr>
      <w:r w:rsidRPr="009C532B">
        <w:rPr>
          <w:szCs w:val="26"/>
        </w:rPr>
        <w:t xml:space="preserve">The extracted stock symbol, latest price, daily change, </w:t>
      </w:r>
      <w:r>
        <w:rPr>
          <w:szCs w:val="26"/>
        </w:rPr>
        <w:t xml:space="preserve">and </w:t>
      </w:r>
      <w:r w:rsidRPr="009C532B">
        <w:rPr>
          <w:szCs w:val="26"/>
        </w:rPr>
        <w:t>percentage change are saved into a CSV file for further processing.</w:t>
      </w:r>
    </w:p>
    <w:p w14:paraId="6EDBF609" w14:textId="4E49DB3A" w:rsidR="00722F4D" w:rsidRPr="008D7434" w:rsidRDefault="00722F4D" w:rsidP="00722F4D">
      <w:pPr>
        <w:pStyle w:val="ListParagraph"/>
        <w:numPr>
          <w:ilvl w:val="0"/>
          <w:numId w:val="5"/>
        </w:numPr>
        <w:rPr>
          <w:b/>
          <w:bCs/>
          <w:sz w:val="24"/>
          <w:szCs w:val="24"/>
        </w:rPr>
      </w:pPr>
      <w:r w:rsidRPr="008D7434">
        <w:rPr>
          <w:b/>
          <w:bCs/>
          <w:sz w:val="24"/>
          <w:szCs w:val="24"/>
        </w:rPr>
        <w:t xml:space="preserve"> Python reads the OCR-extracted stock data from the CSV file.</w:t>
      </w:r>
    </w:p>
    <w:p w14:paraId="6D59DADE" w14:textId="5FC57A9A" w:rsidR="00722F4D" w:rsidRPr="008D7434" w:rsidRDefault="00722F4D" w:rsidP="008D7434">
      <w:pPr>
        <w:pStyle w:val="ListParagraph"/>
        <w:rPr>
          <w:szCs w:val="26"/>
        </w:rPr>
      </w:pPr>
      <w:r>
        <w:rPr>
          <w:szCs w:val="26"/>
        </w:rPr>
        <w:t xml:space="preserve"> After the bot finishes </w:t>
      </w:r>
      <w:r w:rsidRPr="00722F4D">
        <w:rPr>
          <w:szCs w:val="26"/>
        </w:rPr>
        <w:t>stock data using OCR, the extracted values are saved into a CSV file. Python will read this CSV file and prepare the data for cleaning, calculation, and visualisation.</w:t>
      </w:r>
    </w:p>
    <w:p w14:paraId="311694FF" w14:textId="64B1A2A4" w:rsidR="00722F4D" w:rsidRPr="008D7434" w:rsidRDefault="00722F4D" w:rsidP="00722F4D">
      <w:pPr>
        <w:pStyle w:val="ListParagraph"/>
        <w:numPr>
          <w:ilvl w:val="0"/>
          <w:numId w:val="5"/>
        </w:numPr>
        <w:rPr>
          <w:b/>
          <w:bCs/>
          <w:sz w:val="24"/>
          <w:szCs w:val="24"/>
        </w:rPr>
      </w:pPr>
      <w:r w:rsidRPr="008D7434">
        <w:rPr>
          <w:b/>
          <w:bCs/>
          <w:sz w:val="24"/>
          <w:szCs w:val="24"/>
        </w:rPr>
        <w:t xml:space="preserve">  Python cleans and validates the extract</w:t>
      </w:r>
    </w:p>
    <w:p w14:paraId="4BF6DD8C" w14:textId="57FE1263" w:rsidR="00722F4D" w:rsidRPr="008D7434" w:rsidRDefault="00722F4D" w:rsidP="008D7434">
      <w:pPr>
        <w:pStyle w:val="ListParagraph"/>
        <w:rPr>
          <w:szCs w:val="26"/>
        </w:rPr>
      </w:pPr>
      <w:r>
        <w:rPr>
          <w:szCs w:val="26"/>
        </w:rPr>
        <w:t xml:space="preserve"> </w:t>
      </w:r>
      <w:r w:rsidR="00986F76" w:rsidRPr="00986F76">
        <w:rPr>
          <w:szCs w:val="26"/>
        </w:rPr>
        <w:t>Python reads the OCR</w:t>
      </w:r>
      <w:r w:rsidR="00986F76">
        <w:rPr>
          <w:szCs w:val="26"/>
        </w:rPr>
        <w:t xml:space="preserve"> </w:t>
      </w:r>
      <w:r w:rsidR="00986F76" w:rsidRPr="00986F76">
        <w:rPr>
          <w:szCs w:val="26"/>
        </w:rPr>
        <w:t>extracted CSV data and checks whether the latest price, daily change, and percentage change are missing or in the wrong format. Valid stocks are marked as “Valid”, while incomplete or unclear records are marked as “Needs Review”.</w:t>
      </w:r>
    </w:p>
    <w:p w14:paraId="42EC4476" w14:textId="3E5974A1" w:rsidR="00722F4D" w:rsidRPr="008D7434" w:rsidRDefault="00722F4D" w:rsidP="00722F4D">
      <w:pPr>
        <w:pStyle w:val="ListParagraph"/>
        <w:numPr>
          <w:ilvl w:val="0"/>
          <w:numId w:val="5"/>
        </w:numPr>
        <w:rPr>
          <w:b/>
          <w:bCs/>
          <w:sz w:val="24"/>
          <w:szCs w:val="24"/>
        </w:rPr>
      </w:pPr>
      <w:r w:rsidRPr="008D7434">
        <w:rPr>
          <w:b/>
          <w:bCs/>
          <w:sz w:val="24"/>
          <w:szCs w:val="24"/>
        </w:rPr>
        <w:t xml:space="preserve"> Python calculates stock movement indicators</w:t>
      </w:r>
    </w:p>
    <w:p w14:paraId="7501B788" w14:textId="555F8A9D" w:rsidR="00722F4D" w:rsidRPr="008D7434" w:rsidRDefault="00722F4D" w:rsidP="008D7434">
      <w:pPr>
        <w:pStyle w:val="ListParagraph"/>
        <w:rPr>
          <w:szCs w:val="26"/>
        </w:rPr>
      </w:pPr>
      <w:r w:rsidRPr="00722F4D">
        <w:t xml:space="preserve"> </w:t>
      </w:r>
      <w:r w:rsidR="00986F76" w:rsidRPr="00986F76">
        <w:t>Python uses only “Valid” stocks to calculate the biggest gainer, biggest drop, biggest mover today, and overall watchlist mood. “Needs Review” stocks are skipped from calculations but still shown in the OCR status table.</w:t>
      </w:r>
    </w:p>
    <w:p w14:paraId="1554E779" w14:textId="3F396DF2" w:rsidR="00722F4D" w:rsidRPr="008D7434" w:rsidRDefault="00433553" w:rsidP="00722F4D">
      <w:pPr>
        <w:pStyle w:val="ListParagraph"/>
        <w:numPr>
          <w:ilvl w:val="0"/>
          <w:numId w:val="5"/>
        </w:numPr>
        <w:rPr>
          <w:b/>
          <w:bCs/>
          <w:sz w:val="24"/>
          <w:szCs w:val="24"/>
        </w:rPr>
      </w:pPr>
      <w:r w:rsidRPr="008D7434">
        <w:rPr>
          <w:b/>
          <w:bCs/>
          <w:sz w:val="24"/>
          <w:szCs w:val="24"/>
        </w:rPr>
        <w:t xml:space="preserve"> Python prepares the processed results for the dashboard.</w:t>
      </w:r>
    </w:p>
    <w:p w14:paraId="32E1BA09" w14:textId="139A48BC" w:rsidR="00666ADD" w:rsidRDefault="00433553" w:rsidP="0069223F">
      <w:pPr>
        <w:pStyle w:val="ListParagraph"/>
      </w:pPr>
      <w:r>
        <w:t>The cleaned and calculated results are sa</w:t>
      </w:r>
      <w:r w:rsidR="00F64061">
        <w:t>v</w:t>
      </w:r>
      <w:r>
        <w:t xml:space="preserve">ed into an output CSV file. This file will be used by </w:t>
      </w:r>
      <w:proofErr w:type="spellStart"/>
      <w:r>
        <w:t>Streamlit</w:t>
      </w:r>
      <w:proofErr w:type="spellEnd"/>
      <w:r>
        <w:t xml:space="preserve"> to generate the dashboard visuals</w:t>
      </w:r>
    </w:p>
    <w:p w14:paraId="52DA763B" w14:textId="18AAAB7C" w:rsidR="00666ADD" w:rsidRPr="008D7434" w:rsidRDefault="00666ADD" w:rsidP="00666ADD">
      <w:pPr>
        <w:pStyle w:val="ListParagraph"/>
        <w:numPr>
          <w:ilvl w:val="0"/>
          <w:numId w:val="5"/>
        </w:numPr>
        <w:rPr>
          <w:b/>
          <w:bCs/>
          <w:sz w:val="24"/>
          <w:szCs w:val="24"/>
        </w:rPr>
      </w:pPr>
      <w:r w:rsidRPr="008D7434">
        <w:rPr>
          <w:b/>
          <w:bCs/>
          <w:sz w:val="24"/>
          <w:szCs w:val="24"/>
        </w:rPr>
        <w:t xml:space="preserve"> </w:t>
      </w:r>
      <w:proofErr w:type="spellStart"/>
      <w:r w:rsidRPr="008D7434">
        <w:rPr>
          <w:b/>
          <w:bCs/>
          <w:sz w:val="24"/>
          <w:szCs w:val="24"/>
        </w:rPr>
        <w:t>UIPath</w:t>
      </w:r>
      <w:proofErr w:type="spellEnd"/>
      <w:r w:rsidRPr="008D7434">
        <w:rPr>
          <w:b/>
          <w:bCs/>
          <w:sz w:val="24"/>
          <w:szCs w:val="24"/>
        </w:rPr>
        <w:t xml:space="preserve"> starts the </w:t>
      </w:r>
      <w:proofErr w:type="spellStart"/>
      <w:r w:rsidRPr="008D7434">
        <w:rPr>
          <w:b/>
          <w:bCs/>
          <w:sz w:val="24"/>
          <w:szCs w:val="24"/>
        </w:rPr>
        <w:t>StreamLit</w:t>
      </w:r>
      <w:proofErr w:type="spellEnd"/>
      <w:r w:rsidRPr="008D7434">
        <w:rPr>
          <w:b/>
          <w:bCs/>
          <w:sz w:val="24"/>
          <w:szCs w:val="24"/>
        </w:rPr>
        <w:t xml:space="preserve"> dashboard</w:t>
      </w:r>
    </w:p>
    <w:p w14:paraId="11418541" w14:textId="53C798F1" w:rsidR="00666ADD" w:rsidRDefault="00666ADD" w:rsidP="008D7434">
      <w:pPr>
        <w:pStyle w:val="ListParagraph"/>
      </w:pPr>
      <w:r w:rsidRPr="00666ADD">
        <w:t xml:space="preserve">After Python saves the cleaned and processed stock results into a CSV file, UiPath starts the </w:t>
      </w:r>
      <w:proofErr w:type="spellStart"/>
      <w:r w:rsidRPr="00666ADD">
        <w:t>Streamlit</w:t>
      </w:r>
      <w:proofErr w:type="spellEnd"/>
      <w:r w:rsidRPr="00666ADD">
        <w:t xml:space="preserve"> dashboard using a Start Process activity. </w:t>
      </w:r>
      <w:proofErr w:type="spellStart"/>
      <w:r w:rsidRPr="00666ADD">
        <w:t>Streamlit</w:t>
      </w:r>
      <w:proofErr w:type="spellEnd"/>
      <w:r w:rsidRPr="00666ADD">
        <w:t xml:space="preserve"> reads the processed CSV file and displays the results in a web browser as dashboard visuals, including summary cards, percentage movement charts, a watchlist performance table, and an OCR status table</w:t>
      </w:r>
    </w:p>
    <w:p w14:paraId="6FADC65C" w14:textId="32894946" w:rsidR="00666ADD" w:rsidRPr="008D7434" w:rsidRDefault="00666ADD" w:rsidP="00666ADD">
      <w:pPr>
        <w:pStyle w:val="ListParagraph"/>
        <w:numPr>
          <w:ilvl w:val="0"/>
          <w:numId w:val="5"/>
        </w:numPr>
        <w:rPr>
          <w:b/>
          <w:bCs/>
          <w:sz w:val="24"/>
          <w:szCs w:val="24"/>
        </w:rPr>
      </w:pPr>
      <w:r w:rsidRPr="008D7434">
        <w:rPr>
          <w:b/>
          <w:bCs/>
          <w:sz w:val="24"/>
          <w:szCs w:val="24"/>
        </w:rPr>
        <w:t xml:space="preserve"> </w:t>
      </w:r>
      <w:proofErr w:type="spellStart"/>
      <w:r w:rsidRPr="008D7434">
        <w:rPr>
          <w:b/>
          <w:bCs/>
          <w:sz w:val="24"/>
          <w:szCs w:val="24"/>
        </w:rPr>
        <w:t>Streamlit</w:t>
      </w:r>
      <w:proofErr w:type="spellEnd"/>
      <w:r w:rsidRPr="008D7434">
        <w:rPr>
          <w:b/>
          <w:bCs/>
          <w:sz w:val="24"/>
          <w:szCs w:val="24"/>
        </w:rPr>
        <w:t xml:space="preserve"> displays dashboard visuals.</w:t>
      </w:r>
    </w:p>
    <w:p w14:paraId="350D7AB5" w14:textId="34258205" w:rsidR="00666ADD" w:rsidRDefault="00666ADD" w:rsidP="008D7434">
      <w:pPr>
        <w:pStyle w:val="ListParagraph"/>
      </w:pPr>
      <w:r>
        <w:t>The</w:t>
      </w:r>
      <w:r w:rsidRPr="00666ADD">
        <w:t xml:space="preserve"> dashboard shows summary cards, a percentage movement chart, a biggest mover chart, a watchlist performance table, and an OCR status table. This allows the user to view the stock update visually instead of reading raw CSV data.</w:t>
      </w:r>
    </w:p>
    <w:p w14:paraId="08A4B3A0" w14:textId="3FDBB952" w:rsidR="00666ADD" w:rsidRPr="008D7434" w:rsidRDefault="00666ADD" w:rsidP="00666ADD">
      <w:pPr>
        <w:pStyle w:val="ListParagraph"/>
        <w:numPr>
          <w:ilvl w:val="0"/>
          <w:numId w:val="5"/>
        </w:numPr>
        <w:rPr>
          <w:b/>
          <w:bCs/>
          <w:sz w:val="24"/>
          <w:szCs w:val="24"/>
        </w:rPr>
      </w:pPr>
      <w:r w:rsidRPr="008D7434">
        <w:rPr>
          <w:b/>
          <w:bCs/>
          <w:sz w:val="24"/>
          <w:szCs w:val="24"/>
        </w:rPr>
        <w:t xml:space="preserve"> </w:t>
      </w:r>
      <w:proofErr w:type="spellStart"/>
      <w:r w:rsidRPr="008D7434">
        <w:rPr>
          <w:b/>
          <w:bCs/>
          <w:sz w:val="24"/>
          <w:szCs w:val="24"/>
        </w:rPr>
        <w:t>UIPath</w:t>
      </w:r>
      <w:proofErr w:type="spellEnd"/>
      <w:r w:rsidRPr="008D7434">
        <w:rPr>
          <w:b/>
          <w:bCs/>
          <w:sz w:val="24"/>
          <w:szCs w:val="24"/>
        </w:rPr>
        <w:t xml:space="preserve"> captures the dashboard visuals as screenshot images</w:t>
      </w:r>
    </w:p>
    <w:p w14:paraId="120E3719" w14:textId="479B9A69" w:rsidR="00520063" w:rsidRPr="008D7434" w:rsidRDefault="00666ADD" w:rsidP="008D7434">
      <w:pPr>
        <w:pStyle w:val="ListParagraph"/>
      </w:pPr>
      <w:r>
        <w:t xml:space="preserve">After the </w:t>
      </w:r>
      <w:proofErr w:type="spellStart"/>
      <w:r>
        <w:t>streamlit</w:t>
      </w:r>
      <w:proofErr w:type="spellEnd"/>
      <w:r>
        <w:t xml:space="preserve"> dashboard is displayed in the web browser, </w:t>
      </w:r>
      <w:proofErr w:type="spellStart"/>
      <w:r>
        <w:t>UIpath</w:t>
      </w:r>
      <w:proofErr w:type="spellEnd"/>
      <w:r>
        <w:t xml:space="preserve"> captures screenshots of the dashboard. </w:t>
      </w:r>
    </w:p>
    <w:p w14:paraId="1472E825" w14:textId="33047BA2" w:rsidR="00520063" w:rsidRPr="008D7434" w:rsidRDefault="00520063" w:rsidP="00520063">
      <w:pPr>
        <w:pStyle w:val="ListParagraph"/>
        <w:numPr>
          <w:ilvl w:val="0"/>
          <w:numId w:val="5"/>
        </w:numPr>
        <w:rPr>
          <w:b/>
          <w:bCs/>
          <w:sz w:val="24"/>
          <w:szCs w:val="24"/>
        </w:rPr>
      </w:pPr>
      <w:r w:rsidRPr="008D7434">
        <w:rPr>
          <w:b/>
          <w:bCs/>
          <w:sz w:val="24"/>
          <w:szCs w:val="24"/>
        </w:rPr>
        <w:t xml:space="preserve"> Bot prepares the LLM prompt using </w:t>
      </w:r>
      <w:proofErr w:type="spellStart"/>
      <w:r w:rsidRPr="008D7434">
        <w:rPr>
          <w:b/>
          <w:bCs/>
          <w:sz w:val="24"/>
          <w:szCs w:val="24"/>
        </w:rPr>
        <w:t>UIPath</w:t>
      </w:r>
      <w:proofErr w:type="spellEnd"/>
      <w:r w:rsidRPr="008D7434">
        <w:rPr>
          <w:b/>
          <w:bCs/>
          <w:sz w:val="24"/>
          <w:szCs w:val="24"/>
        </w:rPr>
        <w:t xml:space="preserve"> </w:t>
      </w:r>
    </w:p>
    <w:p w14:paraId="3FC75449" w14:textId="53CFB2CA" w:rsidR="00E9040C" w:rsidRDefault="00E9040C" w:rsidP="008D7434">
      <w:pPr>
        <w:pStyle w:val="ListParagraph"/>
      </w:pPr>
      <w:r w:rsidRPr="00E9040C">
        <w:t xml:space="preserve">The bot reads the processed CSV results and combines them with a UiPath </w:t>
      </w:r>
      <w:r>
        <w:t>variable that contains a prompt</w:t>
      </w:r>
      <w:r w:rsidRPr="00E9040C">
        <w:t xml:space="preserve"> to create one final ChatGPT/LLM prompt. The prompt asks ChatGPT/LLM to summarise the biggest gainer, biggest drop, biggest mover, and overall </w:t>
      </w:r>
      <w:r w:rsidRPr="00E9040C">
        <w:lastRenderedPageBreak/>
        <w:t>watchlist mood, while avoiding financial advice, predictions, or buy/sell recommendations.</w:t>
      </w:r>
    </w:p>
    <w:p w14:paraId="1D0F9525" w14:textId="25CF6809" w:rsidR="00520063" w:rsidRPr="008D7434" w:rsidRDefault="00520063" w:rsidP="00520063">
      <w:pPr>
        <w:pStyle w:val="ListParagraph"/>
        <w:numPr>
          <w:ilvl w:val="0"/>
          <w:numId w:val="5"/>
        </w:numPr>
        <w:rPr>
          <w:b/>
          <w:bCs/>
          <w:sz w:val="24"/>
          <w:szCs w:val="24"/>
        </w:rPr>
      </w:pPr>
      <w:r w:rsidRPr="008D7434">
        <w:rPr>
          <w:b/>
          <w:bCs/>
          <w:sz w:val="24"/>
          <w:szCs w:val="24"/>
        </w:rPr>
        <w:t xml:space="preserve">Bot sends the final prompt to </w:t>
      </w:r>
      <w:r w:rsidR="00047FBA" w:rsidRPr="008D7434">
        <w:rPr>
          <w:b/>
          <w:bCs/>
          <w:sz w:val="24"/>
          <w:szCs w:val="24"/>
        </w:rPr>
        <w:t>ChatGPT</w:t>
      </w:r>
      <w:r w:rsidRPr="008D7434">
        <w:rPr>
          <w:b/>
          <w:bCs/>
          <w:sz w:val="24"/>
          <w:szCs w:val="24"/>
        </w:rPr>
        <w:t>/</w:t>
      </w:r>
      <w:r w:rsidR="00047FBA" w:rsidRPr="008D7434">
        <w:rPr>
          <w:b/>
          <w:bCs/>
          <w:sz w:val="24"/>
          <w:szCs w:val="24"/>
        </w:rPr>
        <w:t>LLM</w:t>
      </w:r>
    </w:p>
    <w:p w14:paraId="4899FF45" w14:textId="0A68A20A" w:rsidR="00520063" w:rsidRDefault="00520063" w:rsidP="008D7434">
      <w:pPr>
        <w:pStyle w:val="ListParagraph"/>
      </w:pPr>
      <w:r w:rsidRPr="00520063">
        <w:t>The bot opens ChatGPT/LLM through the web browser and pastes the final prompt into the chat box using UiPath activities such as Type Into, Set Clipboard, or keyboard shortcut paste. This allows the analysed stock data to be sent together with the prepared prompt in one step.</w:t>
      </w:r>
    </w:p>
    <w:p w14:paraId="3622568D" w14:textId="079290AA" w:rsidR="00B81F31" w:rsidRPr="008D7434" w:rsidRDefault="00B81F31" w:rsidP="00B81F31">
      <w:pPr>
        <w:pStyle w:val="ListParagraph"/>
        <w:numPr>
          <w:ilvl w:val="0"/>
          <w:numId w:val="5"/>
        </w:numPr>
        <w:rPr>
          <w:b/>
          <w:bCs/>
          <w:sz w:val="24"/>
          <w:szCs w:val="24"/>
        </w:rPr>
      </w:pPr>
      <w:r w:rsidRPr="008D7434">
        <w:rPr>
          <w:b/>
          <w:bCs/>
          <w:sz w:val="24"/>
          <w:szCs w:val="24"/>
        </w:rPr>
        <w:t xml:space="preserve"> </w:t>
      </w:r>
      <w:r w:rsidR="0007200C">
        <w:rPr>
          <w:b/>
          <w:bCs/>
          <w:sz w:val="24"/>
          <w:szCs w:val="24"/>
        </w:rPr>
        <w:t>ChatGPT/LLM</w:t>
      </w:r>
      <w:r w:rsidRPr="008D7434">
        <w:rPr>
          <w:b/>
          <w:bCs/>
          <w:sz w:val="24"/>
          <w:szCs w:val="24"/>
        </w:rPr>
        <w:t xml:space="preserve"> generates a short stock update digest</w:t>
      </w:r>
    </w:p>
    <w:p w14:paraId="095B620E" w14:textId="62913E26" w:rsidR="00520063" w:rsidRDefault="00520063" w:rsidP="008D7434">
      <w:pPr>
        <w:pStyle w:val="ListParagraph"/>
      </w:pPr>
      <w:r w:rsidRPr="00520063">
        <w:t>ChatGPT/LLM generates a short summary explaining the main stock movements</w:t>
      </w:r>
      <w:r w:rsidR="00E9040C">
        <w:t xml:space="preserve">. </w:t>
      </w:r>
      <w:r w:rsidRPr="00520063">
        <w:t>The digest will be used as the text summary in the final Discord update.</w:t>
      </w:r>
    </w:p>
    <w:p w14:paraId="5CD4A78B" w14:textId="2EEDFDFE" w:rsidR="00B81F31" w:rsidRPr="008D7434" w:rsidRDefault="00B81F31" w:rsidP="00B81F31">
      <w:pPr>
        <w:pStyle w:val="ListParagraph"/>
        <w:numPr>
          <w:ilvl w:val="0"/>
          <w:numId w:val="5"/>
        </w:numPr>
        <w:rPr>
          <w:b/>
          <w:bCs/>
          <w:sz w:val="24"/>
          <w:szCs w:val="24"/>
        </w:rPr>
      </w:pPr>
      <w:r w:rsidRPr="008D7434">
        <w:rPr>
          <w:b/>
          <w:bCs/>
          <w:sz w:val="24"/>
          <w:szCs w:val="24"/>
        </w:rPr>
        <w:t xml:space="preserve"> Bot sends the final stock update via Discord</w:t>
      </w:r>
    </w:p>
    <w:p w14:paraId="0723C0D9" w14:textId="3B844720" w:rsidR="004B242E" w:rsidRDefault="00B81F31" w:rsidP="00EA154D">
      <w:pPr>
        <w:pStyle w:val="ListParagraph"/>
      </w:pPr>
      <w:r>
        <w:t xml:space="preserve">The bot </w:t>
      </w:r>
      <w:r w:rsidRPr="00B81F31">
        <w:t>sends the final update to Discord using a webhook. The Discord message will include the LLM-generated stock digest as text and the saved dashboard screenshot as an image attachment. This allows the user to quickly review both the summary and the visuals in one place</w:t>
      </w:r>
      <w:r>
        <w:t>.</w:t>
      </w:r>
    </w:p>
    <w:p w14:paraId="315E4F7B" w14:textId="27120720" w:rsidR="00B81F31" w:rsidRDefault="00517DE2" w:rsidP="00EA154D">
      <w:pPr>
        <w:pStyle w:val="ListParagraph"/>
        <w:numPr>
          <w:ilvl w:val="0"/>
          <w:numId w:val="5"/>
        </w:numPr>
        <w:rPr>
          <w:b/>
          <w:bCs/>
          <w:sz w:val="24"/>
          <w:szCs w:val="24"/>
        </w:rPr>
      </w:pPr>
      <w:r>
        <w:rPr>
          <w:noProof/>
          <w:sz w:val="26"/>
        </w:rPr>
        <mc:AlternateContent>
          <mc:Choice Requires="wps">
            <w:drawing>
              <wp:anchor distT="0" distB="0" distL="114300" distR="114300" simplePos="0" relativeHeight="251663360" behindDoc="0" locked="0" layoutInCell="1" allowOverlap="1" wp14:anchorId="691809E0" wp14:editId="51ECD3EA">
                <wp:simplePos x="0" y="0"/>
                <wp:positionH relativeFrom="column">
                  <wp:posOffset>156210</wp:posOffset>
                </wp:positionH>
                <wp:positionV relativeFrom="paragraph">
                  <wp:posOffset>271780</wp:posOffset>
                </wp:positionV>
                <wp:extent cx="2484120" cy="594360"/>
                <wp:effectExtent l="0" t="0" r="0" b="0"/>
                <wp:wrapNone/>
                <wp:docPr id="1938881050" name="Text Box 3"/>
                <wp:cNvGraphicFramePr/>
                <a:graphic xmlns:a="http://schemas.openxmlformats.org/drawingml/2006/main">
                  <a:graphicData uri="http://schemas.microsoft.com/office/word/2010/wordprocessingShape">
                    <wps:wsp>
                      <wps:cNvSpPr txBox="1"/>
                      <wps:spPr>
                        <a:xfrm>
                          <a:off x="0" y="0"/>
                          <a:ext cx="2484120" cy="594360"/>
                        </a:xfrm>
                        <a:prstGeom prst="rect">
                          <a:avLst/>
                        </a:prstGeom>
                        <a:noFill/>
                        <a:ln w="6350">
                          <a:noFill/>
                        </a:ln>
                      </wps:spPr>
                      <wps:txbx>
                        <w:txbxContent>
                          <w:p w14:paraId="05172A84" w14:textId="0F28746E" w:rsidR="002048F0" w:rsidRPr="008D7434" w:rsidRDefault="002048F0">
                            <w:pPr>
                              <w:rPr>
                                <w:sz w:val="24"/>
                                <w:szCs w:val="24"/>
                              </w:rPr>
                            </w:pPr>
                            <w:r w:rsidRPr="008D7434">
                              <w:rPr>
                                <w:sz w:val="24"/>
                                <w:szCs w:val="24"/>
                              </w:rPr>
                              <w:t>2</w:t>
                            </w:r>
                            <w:r w:rsidR="00F64061">
                              <w:rPr>
                                <w:sz w:val="24"/>
                                <w:szCs w:val="24"/>
                              </w:rPr>
                              <w:t>1</w:t>
                            </w:r>
                            <w:r w:rsidRPr="008D7434">
                              <w:rPr>
                                <w:sz w:val="24"/>
                                <w:szCs w:val="24"/>
                              </w:rPr>
                              <w:t>. Automation 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1809E0" id="_x0000_t202" coordsize="21600,21600" o:spt="202" path="m,l,21600r21600,l21600,xe">
                <v:stroke joinstyle="miter"/>
                <v:path gradientshapeok="t" o:connecttype="rect"/>
              </v:shapetype>
              <v:shape id="Text Box 3" o:spid="_x0000_s1026" type="#_x0000_t202" style="position:absolute;left:0;text-align:left;margin-left:12.3pt;margin-top:21.4pt;width:195.6pt;height:46.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" filled="f" stroked="f" strokeweight=".5pt">
                <v:textbox>
                  <w:txbxContent>
                    <w:p w14:paraId="05172A84" w14:textId="0F28746E" w:rsidR="002048F0" w:rsidRPr="008D7434" w:rsidRDefault="002048F0">
                      <w:pPr>
                        <w:rPr>
                          <w:sz w:val="24"/>
                          <w:szCs w:val="24"/>
                        </w:rPr>
                      </w:pPr>
                      <w:r w:rsidRPr="008D7434">
                        <w:rPr>
                          <w:sz w:val="24"/>
                          <w:szCs w:val="24"/>
                        </w:rPr>
                        <w:t>2</w:t>
                      </w:r>
                      <w:r w:rsidR="00F64061">
                        <w:rPr>
                          <w:sz w:val="24"/>
                          <w:szCs w:val="24"/>
                        </w:rPr>
                        <w:t>1</w:t>
                      </w:r>
                      <w:r w:rsidRPr="008D7434">
                        <w:rPr>
                          <w:sz w:val="24"/>
                          <w:szCs w:val="24"/>
                        </w:rPr>
                        <w:t>. Automation Ends</w:t>
                      </w:r>
                    </w:p>
                  </w:txbxContent>
                </v:textbox>
              </v:shape>
            </w:pict>
          </mc:Fallback>
        </mc:AlternateContent>
      </w:r>
      <w:r w:rsidR="004B242E">
        <w:rPr>
          <w:sz w:val="26"/>
        </w:rPr>
        <w:t xml:space="preserve"> </w:t>
      </w:r>
      <w:r w:rsidR="004B242E" w:rsidRPr="008D7434">
        <w:rPr>
          <w:b/>
          <w:bCs/>
          <w:sz w:val="24"/>
          <w:szCs w:val="24"/>
        </w:rPr>
        <w:t xml:space="preserve">Log success into CSV/Log </w:t>
      </w:r>
      <w:r w:rsidR="009479FB" w:rsidRPr="008D7434">
        <w:rPr>
          <w:b/>
          <w:bCs/>
          <w:sz w:val="24"/>
          <w:szCs w:val="24"/>
        </w:rPr>
        <w:t>File</w:t>
      </w:r>
      <w:r w:rsidR="004B242E" w:rsidRPr="008D7434">
        <w:rPr>
          <w:b/>
          <w:bCs/>
          <w:sz w:val="24"/>
          <w:szCs w:val="24"/>
        </w:rPr>
        <w:t xml:space="preserve"> </w:t>
      </w:r>
    </w:p>
    <w:p w14:paraId="41FE26F6" w14:textId="08C97B83" w:rsidR="003F6BBD" w:rsidRDefault="00EB2617" w:rsidP="000C6EAF">
      <w:r>
        <w:rPr>
          <w:noProof/>
        </w:rPr>
        <w:drawing>
          <wp:anchor distT="0" distB="0" distL="114300" distR="114300" simplePos="0" relativeHeight="251664384" behindDoc="0" locked="0" layoutInCell="1" allowOverlap="1" wp14:anchorId="4471F026" wp14:editId="6E904C06">
            <wp:simplePos x="0" y="0"/>
            <wp:positionH relativeFrom="column">
              <wp:posOffset>-495300</wp:posOffset>
            </wp:positionH>
            <wp:positionV relativeFrom="paragraph">
              <wp:posOffset>717550</wp:posOffset>
            </wp:positionV>
            <wp:extent cx="4450080" cy="5030011"/>
            <wp:effectExtent l="0" t="0" r="7620" b="0"/>
            <wp:wrapTopAndBottom/>
            <wp:docPr id="286618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0391" cy="50303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DE2">
        <w:rPr>
          <w:noProof/>
        </w:rPr>
        <mc:AlternateContent>
          <mc:Choice Requires="wps">
            <w:drawing>
              <wp:anchor distT="0" distB="0" distL="114300" distR="114300" simplePos="0" relativeHeight="251660288" behindDoc="0" locked="0" layoutInCell="1" allowOverlap="1" wp14:anchorId="2E4392FD" wp14:editId="12B7D95D">
                <wp:simplePos x="0" y="0"/>
                <wp:positionH relativeFrom="margin">
                  <wp:posOffset>-477520</wp:posOffset>
                </wp:positionH>
                <wp:positionV relativeFrom="paragraph">
                  <wp:posOffset>296545</wp:posOffset>
                </wp:positionV>
                <wp:extent cx="2407920" cy="525780"/>
                <wp:effectExtent l="0" t="0" r="0" b="7620"/>
                <wp:wrapNone/>
                <wp:docPr id="876868615" name="Text Box 2"/>
                <wp:cNvGraphicFramePr/>
                <a:graphic xmlns:a="http://schemas.openxmlformats.org/drawingml/2006/main">
                  <a:graphicData uri="http://schemas.microsoft.com/office/word/2010/wordprocessingShape">
                    <wps:wsp>
                      <wps:cNvSpPr txBox="1"/>
                      <wps:spPr>
                        <a:xfrm>
                          <a:off x="0" y="0"/>
                          <a:ext cx="2407920" cy="525780"/>
                        </a:xfrm>
                        <a:prstGeom prst="rect">
                          <a:avLst/>
                        </a:prstGeom>
                        <a:noFill/>
                        <a:ln w="6350">
                          <a:noFill/>
                        </a:ln>
                      </wps:spPr>
                      <wps:txbx>
                        <w:txbxContent>
                          <w:p w14:paraId="222AE7D0" w14:textId="07AE58B6" w:rsidR="00EA154D" w:rsidRPr="00EA154D" w:rsidRDefault="00EA154D">
                            <w:pPr>
                              <w:rPr>
                                <w:color w:val="0F4761" w:themeColor="accent1" w:themeShade="BF"/>
                                <w:sz w:val="40"/>
                                <w:szCs w:val="40"/>
                              </w:rPr>
                            </w:pPr>
                            <w:r w:rsidRPr="00EA154D">
                              <w:rPr>
                                <w:color w:val="0F4761" w:themeColor="accent1" w:themeShade="BF"/>
                                <w:sz w:val="40"/>
                                <w:szCs w:val="40"/>
                              </w:rPr>
                              <w:t>Process Flow 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4392FD" id="Text Box 2" o:spid="_x0000_s1027" type="#_x0000_t202" style="position:absolute;margin-left:-37.6pt;margin-top:23.35pt;width:189.6pt;height:41.4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" filled="f" stroked="f" strokeweight=".5pt">
                <v:textbox>
                  <w:txbxContent>
                    <w:p w14:paraId="222AE7D0" w14:textId="07AE58B6" w:rsidR="00EA154D" w:rsidRPr="00EA154D" w:rsidRDefault="00EA154D">
                      <w:pPr>
                        <w:rPr>
                          <w:color w:val="0F4761" w:themeColor="accent1" w:themeShade="BF"/>
                          <w:sz w:val="40"/>
                          <w:szCs w:val="40"/>
                        </w:rPr>
                      </w:pPr>
                      <w:r w:rsidRPr="00EA154D">
                        <w:rPr>
                          <w:color w:val="0F4761" w:themeColor="accent1" w:themeShade="BF"/>
                          <w:sz w:val="40"/>
                          <w:szCs w:val="40"/>
                        </w:rPr>
                        <w:t>Process Flow Chart</w:t>
                      </w:r>
                    </w:p>
                  </w:txbxContent>
                </v:textbox>
                <w10:wrap anchorx="margin"/>
              </v:shape>
            </w:pict>
          </mc:Fallback>
        </mc:AlternateContent>
      </w:r>
    </w:p>
    <w:p w14:paraId="37168925" w14:textId="424EDA9F" w:rsidR="009C1D5A" w:rsidRDefault="00EB2617" w:rsidP="000C6EAF">
      <w:r>
        <w:rPr>
          <w:noProof/>
        </w:rPr>
        <mc:AlternateContent>
          <mc:Choice Requires="wps">
            <w:drawing>
              <wp:anchor distT="0" distB="0" distL="114300" distR="114300" simplePos="0" relativeHeight="251662336" behindDoc="0" locked="0" layoutInCell="1" allowOverlap="1" wp14:anchorId="2C0F5574" wp14:editId="3C3C40D7">
                <wp:simplePos x="0" y="0"/>
                <wp:positionH relativeFrom="column">
                  <wp:posOffset>4297680</wp:posOffset>
                </wp:positionH>
                <wp:positionV relativeFrom="paragraph">
                  <wp:posOffset>1506855</wp:posOffset>
                </wp:positionV>
                <wp:extent cx="2004060" cy="3383280"/>
                <wp:effectExtent l="0" t="0" r="0" b="7620"/>
                <wp:wrapTopAndBottom/>
                <wp:docPr id="965758404" name="Text Box 1"/>
                <wp:cNvGraphicFramePr/>
                <a:graphic xmlns:a="http://schemas.openxmlformats.org/drawingml/2006/main">
                  <a:graphicData uri="http://schemas.microsoft.com/office/word/2010/wordprocessingShape">
                    <wps:wsp>
                      <wps:cNvSpPr txBox="1"/>
                      <wps:spPr>
                        <a:xfrm>
                          <a:off x="0" y="0"/>
                          <a:ext cx="2004060" cy="3383280"/>
                        </a:xfrm>
                        <a:prstGeom prst="rect">
                          <a:avLst/>
                        </a:prstGeom>
                        <a:noFill/>
                        <a:ln w="6350">
                          <a:noFill/>
                        </a:ln>
                      </wps:spPr>
                      <wps:txbx>
                        <w:txbxContent>
                          <w:p w14:paraId="2A9DAD3E" w14:textId="29850144" w:rsidR="00EA154D" w:rsidRPr="0005156F" w:rsidRDefault="00EB2617" w:rsidP="0005156F">
                            <w:r w:rsidRPr="00EB2617">
                              <w:t xml:space="preserve">The process flow chart shows the </w:t>
                            </w:r>
                            <w:proofErr w:type="spellStart"/>
                            <w:r w:rsidRPr="00EB2617">
                              <w:t>AnalyseTS</w:t>
                            </w:r>
                            <w:proofErr w:type="spellEnd"/>
                            <w:r w:rsidRPr="00EB2617">
                              <w:t xml:space="preserve"> workflow from Excel watchlist input to final Discord output. It includes the main applications used at each stage, such as Microsoft Excel, web browser, UiPath OCR, CSV/log files, Python, </w:t>
                            </w:r>
                            <w:proofErr w:type="spellStart"/>
                            <w:r w:rsidRPr="00EB2617">
                              <w:t>Streamlit</w:t>
                            </w:r>
                            <w:proofErr w:type="spellEnd"/>
                            <w:r w:rsidRPr="00EB2617">
                              <w:t>, ChatGPT/LLM, and Discord. The flowchart also shows key decision points, such as whether selected stocks exist, whether a stock page is found, and whether extracted data is marked as Valid or Needs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F5574" id="Text Box 1" o:spid="_x0000_s1028" type="#_x0000_t202" style="position:absolute;margin-left:338.4pt;margin-top:118.65pt;width:157.8pt;height:26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" filled="f" stroked="f" strokeweight=".5pt">
                <v:textbox>
                  <w:txbxContent>
                    <w:p w14:paraId="2A9DAD3E" w14:textId="29850144" w:rsidR="00EA154D" w:rsidRPr="0005156F" w:rsidRDefault="00EB2617" w:rsidP="0005156F">
                      <w:r w:rsidRPr="00EB2617">
                        <w:t xml:space="preserve">The process flow chart shows the </w:t>
                      </w:r>
                      <w:proofErr w:type="spellStart"/>
                      <w:r w:rsidRPr="00EB2617">
                        <w:t>AnalyseTS</w:t>
                      </w:r>
                      <w:proofErr w:type="spellEnd"/>
                      <w:r w:rsidRPr="00EB2617">
                        <w:t xml:space="preserve"> workflow from Excel watchlist input to final Discord output. It includes the main applications used at each stage, such as Microsoft Excel, web browser, UiPath OCR, CSV/log files, Python, </w:t>
                      </w:r>
                      <w:proofErr w:type="spellStart"/>
                      <w:r w:rsidRPr="00EB2617">
                        <w:t>Streamlit</w:t>
                      </w:r>
                      <w:proofErr w:type="spellEnd"/>
                      <w:r w:rsidRPr="00EB2617">
                        <w:t>, ChatGPT/LLM, and Discord. The flowchart also shows key decision points, such as whether selected stocks exist, whether a stock page is found, and whether extracted data is marked as Valid or Needs Review.</w:t>
                      </w:r>
                    </w:p>
                  </w:txbxContent>
                </v:textbox>
                <w10:wrap type="topAndBottom"/>
              </v:shape>
            </w:pict>
          </mc:Fallback>
        </mc:AlternateContent>
      </w:r>
      <w:r w:rsidR="00BB487E">
        <w:rPr>
          <w:b/>
          <w:bCs/>
        </w:rPr>
        <w:br/>
      </w:r>
    </w:p>
    <w:p w14:paraId="7EA50AA5" w14:textId="066DEDF7" w:rsidR="00517DE2" w:rsidRDefault="00517DE2" w:rsidP="009C1D5A"/>
    <w:p w14:paraId="50EF16E1" w14:textId="4E02DA80" w:rsidR="00517DE2" w:rsidRDefault="00517DE2" w:rsidP="009C1D5A">
      <w:r>
        <w:t>R</w:t>
      </w:r>
      <w:r w:rsidR="00F64061">
        <w:t>eferences</w:t>
      </w:r>
    </w:p>
    <w:p w14:paraId="0F025FAB" w14:textId="457896DC" w:rsidR="00B30D92" w:rsidRDefault="009C1D5A" w:rsidP="000C6EAF">
      <w:r>
        <w:br/>
      </w:r>
      <w:r>
        <w:br/>
      </w:r>
      <w:r w:rsidR="000C6EAF">
        <w:t>Web URL/Books/Research papers/Citations of literatu</w:t>
      </w:r>
      <w:r w:rsidR="00D91E0D">
        <w:t>re</w:t>
      </w:r>
    </w:p>
    <w:p w14:paraId="1D2077E9" w14:textId="77777777" w:rsidR="00B01C16" w:rsidRDefault="00B01C16" w:rsidP="000C6EAF"/>
    <w:p w14:paraId="7C780D3C" w14:textId="3B0261DF" w:rsidR="00B01C16" w:rsidRDefault="00B01C16" w:rsidP="000C6EAF">
      <w:r>
        <w:t>IBM article (</w:t>
      </w:r>
      <w:r w:rsidRPr="00B01C16">
        <w:t>Data quality issues, defined</w:t>
      </w:r>
      <w:r>
        <w:t xml:space="preserve">) - </w:t>
      </w:r>
      <w:hyperlink r:id="rId12" w:history="1">
        <w:r w:rsidRPr="002D6CD5">
          <w:rPr>
            <w:rStyle w:val="Hyperlink"/>
          </w:rPr>
          <w:t>https://www.ibm.com/think/insights/data-quality-issues</w:t>
        </w:r>
      </w:hyperlink>
      <w:r>
        <w:t xml:space="preserve">  (used in </w:t>
      </w:r>
      <w:r w:rsidR="006E14AE">
        <w:t>Justification- Need for Automation</w:t>
      </w:r>
      <w:r>
        <w:t>)</w:t>
      </w:r>
    </w:p>
    <w:p w14:paraId="38B640CB" w14:textId="77777777" w:rsidR="00517DE2" w:rsidRDefault="00517DE2" w:rsidP="000C6EAF"/>
    <w:p w14:paraId="3BFE4B51" w14:textId="215BBA84" w:rsidR="00517DE2" w:rsidRDefault="00517DE2" w:rsidP="000C6EAF">
      <w:r>
        <w:t xml:space="preserve">OpenAI </w:t>
      </w:r>
      <w:proofErr w:type="gramStart"/>
      <w:r>
        <w:t>ChatGPT :</w:t>
      </w:r>
      <w:proofErr w:type="gramEnd"/>
      <w:r>
        <w:t xml:space="preserve"> </w:t>
      </w:r>
      <w:hyperlink r:id="rId13" w:history="1">
        <w:r w:rsidRPr="00814A65">
          <w:rPr>
            <w:rStyle w:val="Hyperlink"/>
          </w:rPr>
          <w:t>https://chatgpt.com/</w:t>
        </w:r>
      </w:hyperlink>
      <w:r>
        <w:t xml:space="preserve"> ( used to generate visual aid)</w:t>
      </w:r>
    </w:p>
    <w:sectPr w:rsidR="00517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02E8F"/>
    <w:multiLevelType w:val="hybridMultilevel"/>
    <w:tmpl w:val="D75215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9B954D4"/>
    <w:multiLevelType w:val="hybridMultilevel"/>
    <w:tmpl w:val="C35A0D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DD54A58"/>
    <w:multiLevelType w:val="hybridMultilevel"/>
    <w:tmpl w:val="87B6F8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C6F7B59"/>
    <w:multiLevelType w:val="hybridMultilevel"/>
    <w:tmpl w:val="D4AA3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CB3764F"/>
    <w:multiLevelType w:val="hybridMultilevel"/>
    <w:tmpl w:val="5ADE8DCA"/>
    <w:lvl w:ilvl="0" w:tplc="88662658">
      <w:numFmt w:val="bullet"/>
      <w:lvlText w:val=""/>
      <w:lvlJc w:val="left"/>
      <w:pPr>
        <w:ind w:left="720" w:hanging="360"/>
      </w:pPr>
      <w:rPr>
        <w:rFonts w:ascii="Wingdings" w:eastAsiaTheme="minorHAnsi" w:hAnsi="Wingding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5E315450"/>
    <w:multiLevelType w:val="hybridMultilevel"/>
    <w:tmpl w:val="9FFE80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70EB265B"/>
    <w:multiLevelType w:val="hybridMultilevel"/>
    <w:tmpl w:val="CD24874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794F14C3"/>
    <w:multiLevelType w:val="hybridMultilevel"/>
    <w:tmpl w:val="35F6A31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A4D32D3"/>
    <w:multiLevelType w:val="hybridMultilevel"/>
    <w:tmpl w:val="2722B8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005740081">
    <w:abstractNumId w:val="4"/>
  </w:num>
  <w:num w:numId="2" w16cid:durableId="954756168">
    <w:abstractNumId w:val="6"/>
  </w:num>
  <w:num w:numId="3" w16cid:durableId="1155099502">
    <w:abstractNumId w:val="7"/>
  </w:num>
  <w:num w:numId="4" w16cid:durableId="526063976">
    <w:abstractNumId w:val="0"/>
  </w:num>
  <w:num w:numId="5" w16cid:durableId="468278587">
    <w:abstractNumId w:val="1"/>
  </w:num>
  <w:num w:numId="6" w16cid:durableId="1696156581">
    <w:abstractNumId w:val="3"/>
  </w:num>
  <w:num w:numId="7" w16cid:durableId="2036880115">
    <w:abstractNumId w:val="8"/>
  </w:num>
  <w:num w:numId="8" w16cid:durableId="1643150318">
    <w:abstractNumId w:val="2"/>
  </w:num>
  <w:num w:numId="9" w16cid:durableId="2105170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CHONG (TP)">
    <w15:presenceInfo w15:providerId="AD" w15:userId="S::chongkt@TP.EDU.SG::d8aae822-b943-4f37-9b72-7581d42c4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66"/>
    <w:rsid w:val="0001098F"/>
    <w:rsid w:val="00026F1A"/>
    <w:rsid w:val="00047FBA"/>
    <w:rsid w:val="0007200C"/>
    <w:rsid w:val="000C3062"/>
    <w:rsid w:val="000C6EAF"/>
    <w:rsid w:val="001C1566"/>
    <w:rsid w:val="001C3C7C"/>
    <w:rsid w:val="002048F0"/>
    <w:rsid w:val="0021062E"/>
    <w:rsid w:val="0029710A"/>
    <w:rsid w:val="002C165E"/>
    <w:rsid w:val="002C40FF"/>
    <w:rsid w:val="002E1CA9"/>
    <w:rsid w:val="0034441A"/>
    <w:rsid w:val="00360722"/>
    <w:rsid w:val="00375A80"/>
    <w:rsid w:val="003A4EF0"/>
    <w:rsid w:val="003F6BBD"/>
    <w:rsid w:val="003F7C9D"/>
    <w:rsid w:val="00433553"/>
    <w:rsid w:val="0044508A"/>
    <w:rsid w:val="004477C2"/>
    <w:rsid w:val="004B242E"/>
    <w:rsid w:val="004C73F8"/>
    <w:rsid w:val="004E3946"/>
    <w:rsid w:val="00516739"/>
    <w:rsid w:val="00517DE2"/>
    <w:rsid w:val="00520063"/>
    <w:rsid w:val="005330A9"/>
    <w:rsid w:val="0055434E"/>
    <w:rsid w:val="005562B6"/>
    <w:rsid w:val="005776A1"/>
    <w:rsid w:val="005D6206"/>
    <w:rsid w:val="006172F2"/>
    <w:rsid w:val="00637B4F"/>
    <w:rsid w:val="00651E78"/>
    <w:rsid w:val="00666ADD"/>
    <w:rsid w:val="0069223F"/>
    <w:rsid w:val="006E14AE"/>
    <w:rsid w:val="00722F4D"/>
    <w:rsid w:val="00754D07"/>
    <w:rsid w:val="00782878"/>
    <w:rsid w:val="00797B88"/>
    <w:rsid w:val="007A72C1"/>
    <w:rsid w:val="007F4040"/>
    <w:rsid w:val="007F7EDA"/>
    <w:rsid w:val="008226AE"/>
    <w:rsid w:val="00866027"/>
    <w:rsid w:val="008D7434"/>
    <w:rsid w:val="008D7924"/>
    <w:rsid w:val="008E5F0A"/>
    <w:rsid w:val="009479FB"/>
    <w:rsid w:val="00986F76"/>
    <w:rsid w:val="009C1D5A"/>
    <w:rsid w:val="009C532B"/>
    <w:rsid w:val="009D779E"/>
    <w:rsid w:val="00A34743"/>
    <w:rsid w:val="00A44115"/>
    <w:rsid w:val="00A46FD3"/>
    <w:rsid w:val="00A53420"/>
    <w:rsid w:val="00A7581C"/>
    <w:rsid w:val="00AA1375"/>
    <w:rsid w:val="00AA30E6"/>
    <w:rsid w:val="00AC022C"/>
    <w:rsid w:val="00B01C16"/>
    <w:rsid w:val="00B30D92"/>
    <w:rsid w:val="00B81400"/>
    <w:rsid w:val="00B81F31"/>
    <w:rsid w:val="00B95A71"/>
    <w:rsid w:val="00BA5DBB"/>
    <w:rsid w:val="00BB487E"/>
    <w:rsid w:val="00BC7AF7"/>
    <w:rsid w:val="00BF7ABF"/>
    <w:rsid w:val="00C41B96"/>
    <w:rsid w:val="00C63546"/>
    <w:rsid w:val="00CB6610"/>
    <w:rsid w:val="00CC6DA6"/>
    <w:rsid w:val="00CD74AD"/>
    <w:rsid w:val="00CE0DA8"/>
    <w:rsid w:val="00D27BCC"/>
    <w:rsid w:val="00D46D89"/>
    <w:rsid w:val="00D91E0D"/>
    <w:rsid w:val="00DA049C"/>
    <w:rsid w:val="00DF12DE"/>
    <w:rsid w:val="00E01C84"/>
    <w:rsid w:val="00E11C3C"/>
    <w:rsid w:val="00E121A1"/>
    <w:rsid w:val="00E432C5"/>
    <w:rsid w:val="00E72234"/>
    <w:rsid w:val="00E9040C"/>
    <w:rsid w:val="00EA154D"/>
    <w:rsid w:val="00EA52DB"/>
    <w:rsid w:val="00EB2617"/>
    <w:rsid w:val="00ED664E"/>
    <w:rsid w:val="00F05451"/>
    <w:rsid w:val="00F64061"/>
    <w:rsid w:val="00FF1EB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D934"/>
  <w15:chartTrackingRefBased/>
  <w15:docId w15:val="{85D24189-54D9-41BC-A26B-32E16D277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D5A"/>
  </w:style>
  <w:style w:type="paragraph" w:styleId="Heading1">
    <w:name w:val="heading 1"/>
    <w:basedOn w:val="Normal"/>
    <w:next w:val="Normal"/>
    <w:link w:val="Heading1Char"/>
    <w:uiPriority w:val="9"/>
    <w:qFormat/>
    <w:rsid w:val="001C1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566"/>
    <w:rPr>
      <w:rFonts w:eastAsiaTheme="majorEastAsia" w:cstheme="majorBidi"/>
      <w:color w:val="272727" w:themeColor="text1" w:themeTint="D8"/>
    </w:rPr>
  </w:style>
  <w:style w:type="paragraph" w:styleId="Title">
    <w:name w:val="Title"/>
    <w:basedOn w:val="Normal"/>
    <w:next w:val="Normal"/>
    <w:link w:val="TitleChar"/>
    <w:uiPriority w:val="10"/>
    <w:qFormat/>
    <w:rsid w:val="001C1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566"/>
    <w:pPr>
      <w:spacing w:before="160"/>
      <w:jc w:val="center"/>
    </w:pPr>
    <w:rPr>
      <w:i/>
      <w:iCs/>
      <w:color w:val="404040" w:themeColor="text1" w:themeTint="BF"/>
    </w:rPr>
  </w:style>
  <w:style w:type="character" w:customStyle="1" w:styleId="QuoteChar">
    <w:name w:val="Quote Char"/>
    <w:basedOn w:val="DefaultParagraphFont"/>
    <w:link w:val="Quote"/>
    <w:uiPriority w:val="29"/>
    <w:rsid w:val="001C1566"/>
    <w:rPr>
      <w:i/>
      <w:iCs/>
      <w:color w:val="404040" w:themeColor="text1" w:themeTint="BF"/>
    </w:rPr>
  </w:style>
  <w:style w:type="paragraph" w:styleId="ListParagraph">
    <w:name w:val="List Paragraph"/>
    <w:basedOn w:val="Normal"/>
    <w:uiPriority w:val="34"/>
    <w:qFormat/>
    <w:rsid w:val="001C1566"/>
    <w:pPr>
      <w:ind w:left="720"/>
      <w:contextualSpacing/>
    </w:pPr>
  </w:style>
  <w:style w:type="character" w:styleId="IntenseEmphasis">
    <w:name w:val="Intense Emphasis"/>
    <w:basedOn w:val="DefaultParagraphFont"/>
    <w:uiPriority w:val="21"/>
    <w:qFormat/>
    <w:rsid w:val="001C1566"/>
    <w:rPr>
      <w:i/>
      <w:iCs/>
      <w:color w:val="0F4761" w:themeColor="accent1" w:themeShade="BF"/>
    </w:rPr>
  </w:style>
  <w:style w:type="paragraph" w:styleId="IntenseQuote">
    <w:name w:val="Intense Quote"/>
    <w:basedOn w:val="Normal"/>
    <w:next w:val="Normal"/>
    <w:link w:val="IntenseQuoteChar"/>
    <w:uiPriority w:val="30"/>
    <w:qFormat/>
    <w:rsid w:val="001C1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566"/>
    <w:rPr>
      <w:i/>
      <w:iCs/>
      <w:color w:val="0F4761" w:themeColor="accent1" w:themeShade="BF"/>
    </w:rPr>
  </w:style>
  <w:style w:type="character" w:styleId="IntenseReference">
    <w:name w:val="Intense Reference"/>
    <w:basedOn w:val="DefaultParagraphFont"/>
    <w:uiPriority w:val="32"/>
    <w:qFormat/>
    <w:rsid w:val="001C1566"/>
    <w:rPr>
      <w:b/>
      <w:bCs/>
      <w:smallCaps/>
      <w:color w:val="0F4761" w:themeColor="accent1" w:themeShade="BF"/>
      <w:spacing w:val="5"/>
    </w:rPr>
  </w:style>
  <w:style w:type="character" w:styleId="CommentReference">
    <w:name w:val="annotation reference"/>
    <w:basedOn w:val="DefaultParagraphFont"/>
    <w:uiPriority w:val="99"/>
    <w:semiHidden/>
    <w:unhideWhenUsed/>
    <w:rsid w:val="00AA30E6"/>
    <w:rPr>
      <w:sz w:val="16"/>
      <w:szCs w:val="16"/>
    </w:rPr>
  </w:style>
  <w:style w:type="paragraph" w:styleId="CommentText">
    <w:name w:val="annotation text"/>
    <w:basedOn w:val="Normal"/>
    <w:link w:val="CommentTextChar"/>
    <w:uiPriority w:val="99"/>
    <w:unhideWhenUsed/>
    <w:rsid w:val="00AA30E6"/>
    <w:pPr>
      <w:spacing w:line="240" w:lineRule="auto"/>
    </w:pPr>
    <w:rPr>
      <w:sz w:val="20"/>
      <w:szCs w:val="20"/>
    </w:rPr>
  </w:style>
  <w:style w:type="character" w:customStyle="1" w:styleId="CommentTextChar">
    <w:name w:val="Comment Text Char"/>
    <w:basedOn w:val="DefaultParagraphFont"/>
    <w:link w:val="CommentText"/>
    <w:uiPriority w:val="99"/>
    <w:rsid w:val="00AA30E6"/>
    <w:rPr>
      <w:sz w:val="20"/>
      <w:szCs w:val="20"/>
    </w:rPr>
  </w:style>
  <w:style w:type="paragraph" w:styleId="CommentSubject">
    <w:name w:val="annotation subject"/>
    <w:basedOn w:val="CommentText"/>
    <w:next w:val="CommentText"/>
    <w:link w:val="CommentSubjectChar"/>
    <w:uiPriority w:val="99"/>
    <w:semiHidden/>
    <w:unhideWhenUsed/>
    <w:rsid w:val="00AA30E6"/>
    <w:rPr>
      <w:b/>
      <w:bCs/>
    </w:rPr>
  </w:style>
  <w:style w:type="character" w:customStyle="1" w:styleId="CommentSubjectChar">
    <w:name w:val="Comment Subject Char"/>
    <w:basedOn w:val="CommentTextChar"/>
    <w:link w:val="CommentSubject"/>
    <w:uiPriority w:val="99"/>
    <w:semiHidden/>
    <w:rsid w:val="00AA30E6"/>
    <w:rPr>
      <w:b/>
      <w:bCs/>
      <w:sz w:val="20"/>
      <w:szCs w:val="20"/>
    </w:rPr>
  </w:style>
  <w:style w:type="paragraph" w:styleId="Revision">
    <w:name w:val="Revision"/>
    <w:hidden/>
    <w:uiPriority w:val="99"/>
    <w:semiHidden/>
    <w:rsid w:val="00A46FD3"/>
    <w:pPr>
      <w:spacing w:after="0" w:line="240" w:lineRule="auto"/>
    </w:pPr>
  </w:style>
  <w:style w:type="table" w:styleId="TableGrid">
    <w:name w:val="Table Grid"/>
    <w:basedOn w:val="TableNormal"/>
    <w:uiPriority w:val="39"/>
    <w:rsid w:val="00554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1C16"/>
    <w:rPr>
      <w:color w:val="467886" w:themeColor="hyperlink"/>
      <w:u w:val="single"/>
    </w:rPr>
  </w:style>
  <w:style w:type="character" w:styleId="UnresolvedMention">
    <w:name w:val="Unresolved Mention"/>
    <w:basedOn w:val="DefaultParagraphFont"/>
    <w:uiPriority w:val="99"/>
    <w:semiHidden/>
    <w:unhideWhenUsed/>
    <w:rsid w:val="00B01C16"/>
    <w:rPr>
      <w:color w:val="605E5C"/>
      <w:shd w:val="clear" w:color="auto" w:fill="E1DFDD"/>
    </w:rPr>
  </w:style>
  <w:style w:type="paragraph" w:styleId="NormalWeb">
    <w:name w:val="Normal (Web)"/>
    <w:basedOn w:val="Normal"/>
    <w:uiPriority w:val="99"/>
    <w:semiHidden/>
    <w:unhideWhenUsed/>
    <w:rsid w:val="005330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7602">
      <w:bodyDiv w:val="1"/>
      <w:marLeft w:val="0"/>
      <w:marRight w:val="0"/>
      <w:marTop w:val="0"/>
      <w:marBottom w:val="0"/>
      <w:divBdr>
        <w:top w:val="none" w:sz="0" w:space="0" w:color="auto"/>
        <w:left w:val="none" w:sz="0" w:space="0" w:color="auto"/>
        <w:bottom w:val="none" w:sz="0" w:space="0" w:color="auto"/>
        <w:right w:val="none" w:sz="0" w:space="0" w:color="auto"/>
      </w:divBdr>
      <w:divsChild>
        <w:div w:id="1204902438">
          <w:marLeft w:val="0"/>
          <w:marRight w:val="0"/>
          <w:marTop w:val="0"/>
          <w:marBottom w:val="0"/>
          <w:divBdr>
            <w:top w:val="none" w:sz="0" w:space="0" w:color="auto"/>
            <w:left w:val="none" w:sz="0" w:space="0" w:color="auto"/>
            <w:bottom w:val="none" w:sz="0" w:space="0" w:color="auto"/>
            <w:right w:val="none" w:sz="0" w:space="0" w:color="auto"/>
          </w:divBdr>
        </w:div>
      </w:divsChild>
    </w:div>
    <w:div w:id="29772367">
      <w:bodyDiv w:val="1"/>
      <w:marLeft w:val="0"/>
      <w:marRight w:val="0"/>
      <w:marTop w:val="0"/>
      <w:marBottom w:val="0"/>
      <w:divBdr>
        <w:top w:val="none" w:sz="0" w:space="0" w:color="auto"/>
        <w:left w:val="none" w:sz="0" w:space="0" w:color="auto"/>
        <w:bottom w:val="none" w:sz="0" w:space="0" w:color="auto"/>
        <w:right w:val="none" w:sz="0" w:space="0" w:color="auto"/>
      </w:divBdr>
    </w:div>
    <w:div w:id="68188536">
      <w:bodyDiv w:val="1"/>
      <w:marLeft w:val="0"/>
      <w:marRight w:val="0"/>
      <w:marTop w:val="0"/>
      <w:marBottom w:val="0"/>
      <w:divBdr>
        <w:top w:val="none" w:sz="0" w:space="0" w:color="auto"/>
        <w:left w:val="none" w:sz="0" w:space="0" w:color="auto"/>
        <w:bottom w:val="none" w:sz="0" w:space="0" w:color="auto"/>
        <w:right w:val="none" w:sz="0" w:space="0" w:color="auto"/>
      </w:divBdr>
    </w:div>
    <w:div w:id="86732774">
      <w:bodyDiv w:val="1"/>
      <w:marLeft w:val="0"/>
      <w:marRight w:val="0"/>
      <w:marTop w:val="0"/>
      <w:marBottom w:val="0"/>
      <w:divBdr>
        <w:top w:val="none" w:sz="0" w:space="0" w:color="auto"/>
        <w:left w:val="none" w:sz="0" w:space="0" w:color="auto"/>
        <w:bottom w:val="none" w:sz="0" w:space="0" w:color="auto"/>
        <w:right w:val="none" w:sz="0" w:space="0" w:color="auto"/>
      </w:divBdr>
    </w:div>
    <w:div w:id="165097182">
      <w:bodyDiv w:val="1"/>
      <w:marLeft w:val="0"/>
      <w:marRight w:val="0"/>
      <w:marTop w:val="0"/>
      <w:marBottom w:val="0"/>
      <w:divBdr>
        <w:top w:val="none" w:sz="0" w:space="0" w:color="auto"/>
        <w:left w:val="none" w:sz="0" w:space="0" w:color="auto"/>
        <w:bottom w:val="none" w:sz="0" w:space="0" w:color="auto"/>
        <w:right w:val="none" w:sz="0" w:space="0" w:color="auto"/>
      </w:divBdr>
    </w:div>
    <w:div w:id="200091049">
      <w:bodyDiv w:val="1"/>
      <w:marLeft w:val="0"/>
      <w:marRight w:val="0"/>
      <w:marTop w:val="0"/>
      <w:marBottom w:val="0"/>
      <w:divBdr>
        <w:top w:val="none" w:sz="0" w:space="0" w:color="auto"/>
        <w:left w:val="none" w:sz="0" w:space="0" w:color="auto"/>
        <w:bottom w:val="none" w:sz="0" w:space="0" w:color="auto"/>
        <w:right w:val="none" w:sz="0" w:space="0" w:color="auto"/>
      </w:divBdr>
    </w:div>
    <w:div w:id="213085859">
      <w:bodyDiv w:val="1"/>
      <w:marLeft w:val="0"/>
      <w:marRight w:val="0"/>
      <w:marTop w:val="0"/>
      <w:marBottom w:val="0"/>
      <w:divBdr>
        <w:top w:val="none" w:sz="0" w:space="0" w:color="auto"/>
        <w:left w:val="none" w:sz="0" w:space="0" w:color="auto"/>
        <w:bottom w:val="none" w:sz="0" w:space="0" w:color="auto"/>
        <w:right w:val="none" w:sz="0" w:space="0" w:color="auto"/>
      </w:divBdr>
    </w:div>
    <w:div w:id="229006322">
      <w:bodyDiv w:val="1"/>
      <w:marLeft w:val="0"/>
      <w:marRight w:val="0"/>
      <w:marTop w:val="0"/>
      <w:marBottom w:val="0"/>
      <w:divBdr>
        <w:top w:val="none" w:sz="0" w:space="0" w:color="auto"/>
        <w:left w:val="none" w:sz="0" w:space="0" w:color="auto"/>
        <w:bottom w:val="none" w:sz="0" w:space="0" w:color="auto"/>
        <w:right w:val="none" w:sz="0" w:space="0" w:color="auto"/>
      </w:divBdr>
      <w:divsChild>
        <w:div w:id="248806139">
          <w:marLeft w:val="0"/>
          <w:marRight w:val="0"/>
          <w:marTop w:val="0"/>
          <w:marBottom w:val="0"/>
          <w:divBdr>
            <w:top w:val="none" w:sz="0" w:space="0" w:color="auto"/>
            <w:left w:val="none" w:sz="0" w:space="0" w:color="auto"/>
            <w:bottom w:val="none" w:sz="0" w:space="0" w:color="auto"/>
            <w:right w:val="none" w:sz="0" w:space="0" w:color="auto"/>
          </w:divBdr>
        </w:div>
      </w:divsChild>
    </w:div>
    <w:div w:id="237444043">
      <w:bodyDiv w:val="1"/>
      <w:marLeft w:val="0"/>
      <w:marRight w:val="0"/>
      <w:marTop w:val="0"/>
      <w:marBottom w:val="0"/>
      <w:divBdr>
        <w:top w:val="none" w:sz="0" w:space="0" w:color="auto"/>
        <w:left w:val="none" w:sz="0" w:space="0" w:color="auto"/>
        <w:bottom w:val="none" w:sz="0" w:space="0" w:color="auto"/>
        <w:right w:val="none" w:sz="0" w:space="0" w:color="auto"/>
      </w:divBdr>
    </w:div>
    <w:div w:id="295913379">
      <w:bodyDiv w:val="1"/>
      <w:marLeft w:val="0"/>
      <w:marRight w:val="0"/>
      <w:marTop w:val="0"/>
      <w:marBottom w:val="0"/>
      <w:divBdr>
        <w:top w:val="none" w:sz="0" w:space="0" w:color="auto"/>
        <w:left w:val="none" w:sz="0" w:space="0" w:color="auto"/>
        <w:bottom w:val="none" w:sz="0" w:space="0" w:color="auto"/>
        <w:right w:val="none" w:sz="0" w:space="0" w:color="auto"/>
      </w:divBdr>
    </w:div>
    <w:div w:id="325865144">
      <w:bodyDiv w:val="1"/>
      <w:marLeft w:val="0"/>
      <w:marRight w:val="0"/>
      <w:marTop w:val="0"/>
      <w:marBottom w:val="0"/>
      <w:divBdr>
        <w:top w:val="none" w:sz="0" w:space="0" w:color="auto"/>
        <w:left w:val="none" w:sz="0" w:space="0" w:color="auto"/>
        <w:bottom w:val="none" w:sz="0" w:space="0" w:color="auto"/>
        <w:right w:val="none" w:sz="0" w:space="0" w:color="auto"/>
      </w:divBdr>
      <w:divsChild>
        <w:div w:id="1089039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620815">
      <w:bodyDiv w:val="1"/>
      <w:marLeft w:val="0"/>
      <w:marRight w:val="0"/>
      <w:marTop w:val="0"/>
      <w:marBottom w:val="0"/>
      <w:divBdr>
        <w:top w:val="none" w:sz="0" w:space="0" w:color="auto"/>
        <w:left w:val="none" w:sz="0" w:space="0" w:color="auto"/>
        <w:bottom w:val="none" w:sz="0" w:space="0" w:color="auto"/>
        <w:right w:val="none" w:sz="0" w:space="0" w:color="auto"/>
      </w:divBdr>
      <w:divsChild>
        <w:div w:id="646980357">
          <w:marLeft w:val="0"/>
          <w:marRight w:val="0"/>
          <w:marTop w:val="0"/>
          <w:marBottom w:val="0"/>
          <w:divBdr>
            <w:top w:val="none" w:sz="0" w:space="0" w:color="auto"/>
            <w:left w:val="none" w:sz="0" w:space="0" w:color="auto"/>
            <w:bottom w:val="none" w:sz="0" w:space="0" w:color="auto"/>
            <w:right w:val="none" w:sz="0" w:space="0" w:color="auto"/>
          </w:divBdr>
        </w:div>
      </w:divsChild>
    </w:div>
    <w:div w:id="460617363">
      <w:bodyDiv w:val="1"/>
      <w:marLeft w:val="0"/>
      <w:marRight w:val="0"/>
      <w:marTop w:val="0"/>
      <w:marBottom w:val="0"/>
      <w:divBdr>
        <w:top w:val="none" w:sz="0" w:space="0" w:color="auto"/>
        <w:left w:val="none" w:sz="0" w:space="0" w:color="auto"/>
        <w:bottom w:val="none" w:sz="0" w:space="0" w:color="auto"/>
        <w:right w:val="none" w:sz="0" w:space="0" w:color="auto"/>
      </w:divBdr>
    </w:div>
    <w:div w:id="545794129">
      <w:bodyDiv w:val="1"/>
      <w:marLeft w:val="0"/>
      <w:marRight w:val="0"/>
      <w:marTop w:val="0"/>
      <w:marBottom w:val="0"/>
      <w:divBdr>
        <w:top w:val="none" w:sz="0" w:space="0" w:color="auto"/>
        <w:left w:val="none" w:sz="0" w:space="0" w:color="auto"/>
        <w:bottom w:val="none" w:sz="0" w:space="0" w:color="auto"/>
        <w:right w:val="none" w:sz="0" w:space="0" w:color="auto"/>
      </w:divBdr>
    </w:div>
    <w:div w:id="686299340">
      <w:bodyDiv w:val="1"/>
      <w:marLeft w:val="0"/>
      <w:marRight w:val="0"/>
      <w:marTop w:val="0"/>
      <w:marBottom w:val="0"/>
      <w:divBdr>
        <w:top w:val="none" w:sz="0" w:space="0" w:color="auto"/>
        <w:left w:val="none" w:sz="0" w:space="0" w:color="auto"/>
        <w:bottom w:val="none" w:sz="0" w:space="0" w:color="auto"/>
        <w:right w:val="none" w:sz="0" w:space="0" w:color="auto"/>
      </w:divBdr>
    </w:div>
    <w:div w:id="782961819">
      <w:bodyDiv w:val="1"/>
      <w:marLeft w:val="0"/>
      <w:marRight w:val="0"/>
      <w:marTop w:val="0"/>
      <w:marBottom w:val="0"/>
      <w:divBdr>
        <w:top w:val="none" w:sz="0" w:space="0" w:color="auto"/>
        <w:left w:val="none" w:sz="0" w:space="0" w:color="auto"/>
        <w:bottom w:val="none" w:sz="0" w:space="0" w:color="auto"/>
        <w:right w:val="none" w:sz="0" w:space="0" w:color="auto"/>
      </w:divBdr>
    </w:div>
    <w:div w:id="797187183">
      <w:bodyDiv w:val="1"/>
      <w:marLeft w:val="0"/>
      <w:marRight w:val="0"/>
      <w:marTop w:val="0"/>
      <w:marBottom w:val="0"/>
      <w:divBdr>
        <w:top w:val="none" w:sz="0" w:space="0" w:color="auto"/>
        <w:left w:val="none" w:sz="0" w:space="0" w:color="auto"/>
        <w:bottom w:val="none" w:sz="0" w:space="0" w:color="auto"/>
        <w:right w:val="none" w:sz="0" w:space="0" w:color="auto"/>
      </w:divBdr>
    </w:div>
    <w:div w:id="839389051">
      <w:bodyDiv w:val="1"/>
      <w:marLeft w:val="0"/>
      <w:marRight w:val="0"/>
      <w:marTop w:val="0"/>
      <w:marBottom w:val="0"/>
      <w:divBdr>
        <w:top w:val="none" w:sz="0" w:space="0" w:color="auto"/>
        <w:left w:val="none" w:sz="0" w:space="0" w:color="auto"/>
        <w:bottom w:val="none" w:sz="0" w:space="0" w:color="auto"/>
        <w:right w:val="none" w:sz="0" w:space="0" w:color="auto"/>
      </w:divBdr>
    </w:div>
    <w:div w:id="845248233">
      <w:bodyDiv w:val="1"/>
      <w:marLeft w:val="0"/>
      <w:marRight w:val="0"/>
      <w:marTop w:val="0"/>
      <w:marBottom w:val="0"/>
      <w:divBdr>
        <w:top w:val="none" w:sz="0" w:space="0" w:color="auto"/>
        <w:left w:val="none" w:sz="0" w:space="0" w:color="auto"/>
        <w:bottom w:val="none" w:sz="0" w:space="0" w:color="auto"/>
        <w:right w:val="none" w:sz="0" w:space="0" w:color="auto"/>
      </w:divBdr>
      <w:divsChild>
        <w:div w:id="556935843">
          <w:marLeft w:val="0"/>
          <w:marRight w:val="0"/>
          <w:marTop w:val="0"/>
          <w:marBottom w:val="0"/>
          <w:divBdr>
            <w:top w:val="none" w:sz="0" w:space="0" w:color="auto"/>
            <w:left w:val="none" w:sz="0" w:space="0" w:color="auto"/>
            <w:bottom w:val="none" w:sz="0" w:space="0" w:color="auto"/>
            <w:right w:val="none" w:sz="0" w:space="0" w:color="auto"/>
          </w:divBdr>
          <w:divsChild>
            <w:div w:id="111751973">
              <w:marLeft w:val="0"/>
              <w:marRight w:val="0"/>
              <w:marTop w:val="0"/>
              <w:marBottom w:val="0"/>
              <w:divBdr>
                <w:top w:val="none" w:sz="0" w:space="0" w:color="auto"/>
                <w:left w:val="none" w:sz="0" w:space="0" w:color="auto"/>
                <w:bottom w:val="none" w:sz="0" w:space="0" w:color="auto"/>
                <w:right w:val="none" w:sz="0" w:space="0" w:color="auto"/>
              </w:divBdr>
              <w:divsChild>
                <w:div w:id="1431706282">
                  <w:marLeft w:val="0"/>
                  <w:marRight w:val="0"/>
                  <w:marTop w:val="0"/>
                  <w:marBottom w:val="0"/>
                  <w:divBdr>
                    <w:top w:val="none" w:sz="0" w:space="0" w:color="auto"/>
                    <w:left w:val="none" w:sz="0" w:space="0" w:color="auto"/>
                    <w:bottom w:val="none" w:sz="0" w:space="0" w:color="auto"/>
                    <w:right w:val="none" w:sz="0" w:space="0" w:color="auto"/>
                  </w:divBdr>
                  <w:divsChild>
                    <w:div w:id="502621303">
                      <w:marLeft w:val="0"/>
                      <w:marRight w:val="0"/>
                      <w:marTop w:val="0"/>
                      <w:marBottom w:val="0"/>
                      <w:divBdr>
                        <w:top w:val="none" w:sz="0" w:space="0" w:color="auto"/>
                        <w:left w:val="none" w:sz="0" w:space="0" w:color="auto"/>
                        <w:bottom w:val="none" w:sz="0" w:space="0" w:color="auto"/>
                        <w:right w:val="none" w:sz="0" w:space="0" w:color="auto"/>
                      </w:divBdr>
                      <w:divsChild>
                        <w:div w:id="629670763">
                          <w:marLeft w:val="0"/>
                          <w:marRight w:val="0"/>
                          <w:marTop w:val="0"/>
                          <w:marBottom w:val="0"/>
                          <w:divBdr>
                            <w:top w:val="none" w:sz="0" w:space="0" w:color="auto"/>
                            <w:left w:val="none" w:sz="0" w:space="0" w:color="auto"/>
                            <w:bottom w:val="none" w:sz="0" w:space="0" w:color="auto"/>
                            <w:right w:val="none" w:sz="0" w:space="0" w:color="auto"/>
                          </w:divBdr>
                          <w:divsChild>
                            <w:div w:id="1187910405">
                              <w:marLeft w:val="0"/>
                              <w:marRight w:val="0"/>
                              <w:marTop w:val="0"/>
                              <w:marBottom w:val="0"/>
                              <w:divBdr>
                                <w:top w:val="none" w:sz="0" w:space="0" w:color="auto"/>
                                <w:left w:val="none" w:sz="0" w:space="0" w:color="auto"/>
                                <w:bottom w:val="none" w:sz="0" w:space="0" w:color="auto"/>
                                <w:right w:val="none" w:sz="0" w:space="0" w:color="auto"/>
                              </w:divBdr>
                              <w:divsChild>
                                <w:div w:id="841434132">
                                  <w:marLeft w:val="0"/>
                                  <w:marRight w:val="0"/>
                                  <w:marTop w:val="0"/>
                                  <w:marBottom w:val="0"/>
                                  <w:divBdr>
                                    <w:top w:val="none" w:sz="0" w:space="0" w:color="auto"/>
                                    <w:left w:val="none" w:sz="0" w:space="0" w:color="auto"/>
                                    <w:bottom w:val="none" w:sz="0" w:space="0" w:color="auto"/>
                                    <w:right w:val="none" w:sz="0" w:space="0" w:color="auto"/>
                                  </w:divBdr>
                                  <w:divsChild>
                                    <w:div w:id="1111166988">
                                      <w:marLeft w:val="0"/>
                                      <w:marRight w:val="0"/>
                                      <w:marTop w:val="0"/>
                                      <w:marBottom w:val="0"/>
                                      <w:divBdr>
                                        <w:top w:val="none" w:sz="0" w:space="0" w:color="auto"/>
                                        <w:left w:val="none" w:sz="0" w:space="0" w:color="auto"/>
                                        <w:bottom w:val="none" w:sz="0" w:space="0" w:color="auto"/>
                                        <w:right w:val="none" w:sz="0" w:space="0" w:color="auto"/>
                                      </w:divBdr>
                                      <w:divsChild>
                                        <w:div w:id="1809593503">
                                          <w:marLeft w:val="0"/>
                                          <w:marRight w:val="0"/>
                                          <w:marTop w:val="0"/>
                                          <w:marBottom w:val="0"/>
                                          <w:divBdr>
                                            <w:top w:val="none" w:sz="0" w:space="0" w:color="auto"/>
                                            <w:left w:val="none" w:sz="0" w:space="0" w:color="auto"/>
                                            <w:bottom w:val="none" w:sz="0" w:space="0" w:color="auto"/>
                                            <w:right w:val="none" w:sz="0" w:space="0" w:color="auto"/>
                                          </w:divBdr>
                                          <w:divsChild>
                                            <w:div w:id="1048803035">
                                              <w:marLeft w:val="0"/>
                                              <w:marRight w:val="0"/>
                                              <w:marTop w:val="0"/>
                                              <w:marBottom w:val="0"/>
                                              <w:divBdr>
                                                <w:top w:val="none" w:sz="0" w:space="0" w:color="auto"/>
                                                <w:left w:val="none" w:sz="0" w:space="0" w:color="auto"/>
                                                <w:bottom w:val="none" w:sz="0" w:space="0" w:color="auto"/>
                                                <w:right w:val="none" w:sz="0" w:space="0" w:color="auto"/>
                                              </w:divBdr>
                                              <w:divsChild>
                                                <w:div w:id="197209840">
                                                  <w:marLeft w:val="0"/>
                                                  <w:marRight w:val="0"/>
                                                  <w:marTop w:val="0"/>
                                                  <w:marBottom w:val="0"/>
                                                  <w:divBdr>
                                                    <w:top w:val="none" w:sz="0" w:space="0" w:color="auto"/>
                                                    <w:left w:val="none" w:sz="0" w:space="0" w:color="auto"/>
                                                    <w:bottom w:val="none" w:sz="0" w:space="0" w:color="auto"/>
                                                    <w:right w:val="none" w:sz="0" w:space="0" w:color="auto"/>
                                                  </w:divBdr>
                                                  <w:divsChild>
                                                    <w:div w:id="16057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498597">
      <w:bodyDiv w:val="1"/>
      <w:marLeft w:val="0"/>
      <w:marRight w:val="0"/>
      <w:marTop w:val="0"/>
      <w:marBottom w:val="0"/>
      <w:divBdr>
        <w:top w:val="none" w:sz="0" w:space="0" w:color="auto"/>
        <w:left w:val="none" w:sz="0" w:space="0" w:color="auto"/>
        <w:bottom w:val="none" w:sz="0" w:space="0" w:color="auto"/>
        <w:right w:val="none" w:sz="0" w:space="0" w:color="auto"/>
      </w:divBdr>
    </w:div>
    <w:div w:id="973948289">
      <w:bodyDiv w:val="1"/>
      <w:marLeft w:val="0"/>
      <w:marRight w:val="0"/>
      <w:marTop w:val="0"/>
      <w:marBottom w:val="0"/>
      <w:divBdr>
        <w:top w:val="none" w:sz="0" w:space="0" w:color="auto"/>
        <w:left w:val="none" w:sz="0" w:space="0" w:color="auto"/>
        <w:bottom w:val="none" w:sz="0" w:space="0" w:color="auto"/>
        <w:right w:val="none" w:sz="0" w:space="0" w:color="auto"/>
      </w:divBdr>
    </w:div>
    <w:div w:id="1119228613">
      <w:bodyDiv w:val="1"/>
      <w:marLeft w:val="0"/>
      <w:marRight w:val="0"/>
      <w:marTop w:val="0"/>
      <w:marBottom w:val="0"/>
      <w:divBdr>
        <w:top w:val="none" w:sz="0" w:space="0" w:color="auto"/>
        <w:left w:val="none" w:sz="0" w:space="0" w:color="auto"/>
        <w:bottom w:val="none" w:sz="0" w:space="0" w:color="auto"/>
        <w:right w:val="none" w:sz="0" w:space="0" w:color="auto"/>
      </w:divBdr>
    </w:div>
    <w:div w:id="1229806970">
      <w:bodyDiv w:val="1"/>
      <w:marLeft w:val="0"/>
      <w:marRight w:val="0"/>
      <w:marTop w:val="0"/>
      <w:marBottom w:val="0"/>
      <w:divBdr>
        <w:top w:val="none" w:sz="0" w:space="0" w:color="auto"/>
        <w:left w:val="none" w:sz="0" w:space="0" w:color="auto"/>
        <w:bottom w:val="none" w:sz="0" w:space="0" w:color="auto"/>
        <w:right w:val="none" w:sz="0" w:space="0" w:color="auto"/>
      </w:divBdr>
    </w:div>
    <w:div w:id="1263031031">
      <w:bodyDiv w:val="1"/>
      <w:marLeft w:val="0"/>
      <w:marRight w:val="0"/>
      <w:marTop w:val="0"/>
      <w:marBottom w:val="0"/>
      <w:divBdr>
        <w:top w:val="none" w:sz="0" w:space="0" w:color="auto"/>
        <w:left w:val="none" w:sz="0" w:space="0" w:color="auto"/>
        <w:bottom w:val="none" w:sz="0" w:space="0" w:color="auto"/>
        <w:right w:val="none" w:sz="0" w:space="0" w:color="auto"/>
      </w:divBdr>
    </w:div>
    <w:div w:id="1265724565">
      <w:bodyDiv w:val="1"/>
      <w:marLeft w:val="0"/>
      <w:marRight w:val="0"/>
      <w:marTop w:val="0"/>
      <w:marBottom w:val="0"/>
      <w:divBdr>
        <w:top w:val="none" w:sz="0" w:space="0" w:color="auto"/>
        <w:left w:val="none" w:sz="0" w:space="0" w:color="auto"/>
        <w:bottom w:val="none" w:sz="0" w:space="0" w:color="auto"/>
        <w:right w:val="none" w:sz="0" w:space="0" w:color="auto"/>
      </w:divBdr>
    </w:div>
    <w:div w:id="1304044632">
      <w:bodyDiv w:val="1"/>
      <w:marLeft w:val="0"/>
      <w:marRight w:val="0"/>
      <w:marTop w:val="0"/>
      <w:marBottom w:val="0"/>
      <w:divBdr>
        <w:top w:val="none" w:sz="0" w:space="0" w:color="auto"/>
        <w:left w:val="none" w:sz="0" w:space="0" w:color="auto"/>
        <w:bottom w:val="none" w:sz="0" w:space="0" w:color="auto"/>
        <w:right w:val="none" w:sz="0" w:space="0" w:color="auto"/>
      </w:divBdr>
    </w:div>
    <w:div w:id="1330719352">
      <w:bodyDiv w:val="1"/>
      <w:marLeft w:val="0"/>
      <w:marRight w:val="0"/>
      <w:marTop w:val="0"/>
      <w:marBottom w:val="0"/>
      <w:divBdr>
        <w:top w:val="none" w:sz="0" w:space="0" w:color="auto"/>
        <w:left w:val="none" w:sz="0" w:space="0" w:color="auto"/>
        <w:bottom w:val="none" w:sz="0" w:space="0" w:color="auto"/>
        <w:right w:val="none" w:sz="0" w:space="0" w:color="auto"/>
      </w:divBdr>
    </w:div>
    <w:div w:id="1354914207">
      <w:bodyDiv w:val="1"/>
      <w:marLeft w:val="0"/>
      <w:marRight w:val="0"/>
      <w:marTop w:val="0"/>
      <w:marBottom w:val="0"/>
      <w:divBdr>
        <w:top w:val="none" w:sz="0" w:space="0" w:color="auto"/>
        <w:left w:val="none" w:sz="0" w:space="0" w:color="auto"/>
        <w:bottom w:val="none" w:sz="0" w:space="0" w:color="auto"/>
        <w:right w:val="none" w:sz="0" w:space="0" w:color="auto"/>
      </w:divBdr>
      <w:divsChild>
        <w:div w:id="177913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19668">
      <w:bodyDiv w:val="1"/>
      <w:marLeft w:val="0"/>
      <w:marRight w:val="0"/>
      <w:marTop w:val="0"/>
      <w:marBottom w:val="0"/>
      <w:divBdr>
        <w:top w:val="none" w:sz="0" w:space="0" w:color="auto"/>
        <w:left w:val="none" w:sz="0" w:space="0" w:color="auto"/>
        <w:bottom w:val="none" w:sz="0" w:space="0" w:color="auto"/>
        <w:right w:val="none" w:sz="0" w:space="0" w:color="auto"/>
      </w:divBdr>
    </w:div>
    <w:div w:id="1452936723">
      <w:bodyDiv w:val="1"/>
      <w:marLeft w:val="0"/>
      <w:marRight w:val="0"/>
      <w:marTop w:val="0"/>
      <w:marBottom w:val="0"/>
      <w:divBdr>
        <w:top w:val="none" w:sz="0" w:space="0" w:color="auto"/>
        <w:left w:val="none" w:sz="0" w:space="0" w:color="auto"/>
        <w:bottom w:val="none" w:sz="0" w:space="0" w:color="auto"/>
        <w:right w:val="none" w:sz="0" w:space="0" w:color="auto"/>
      </w:divBdr>
    </w:div>
    <w:div w:id="1570185533">
      <w:bodyDiv w:val="1"/>
      <w:marLeft w:val="0"/>
      <w:marRight w:val="0"/>
      <w:marTop w:val="0"/>
      <w:marBottom w:val="0"/>
      <w:divBdr>
        <w:top w:val="none" w:sz="0" w:space="0" w:color="auto"/>
        <w:left w:val="none" w:sz="0" w:space="0" w:color="auto"/>
        <w:bottom w:val="none" w:sz="0" w:space="0" w:color="auto"/>
        <w:right w:val="none" w:sz="0" w:space="0" w:color="auto"/>
      </w:divBdr>
    </w:div>
    <w:div w:id="1671567224">
      <w:bodyDiv w:val="1"/>
      <w:marLeft w:val="0"/>
      <w:marRight w:val="0"/>
      <w:marTop w:val="0"/>
      <w:marBottom w:val="0"/>
      <w:divBdr>
        <w:top w:val="none" w:sz="0" w:space="0" w:color="auto"/>
        <w:left w:val="none" w:sz="0" w:space="0" w:color="auto"/>
        <w:bottom w:val="none" w:sz="0" w:space="0" w:color="auto"/>
        <w:right w:val="none" w:sz="0" w:space="0" w:color="auto"/>
      </w:divBdr>
    </w:div>
    <w:div w:id="1774352760">
      <w:bodyDiv w:val="1"/>
      <w:marLeft w:val="0"/>
      <w:marRight w:val="0"/>
      <w:marTop w:val="0"/>
      <w:marBottom w:val="0"/>
      <w:divBdr>
        <w:top w:val="none" w:sz="0" w:space="0" w:color="auto"/>
        <w:left w:val="none" w:sz="0" w:space="0" w:color="auto"/>
        <w:bottom w:val="none" w:sz="0" w:space="0" w:color="auto"/>
        <w:right w:val="none" w:sz="0" w:space="0" w:color="auto"/>
      </w:divBdr>
    </w:div>
    <w:div w:id="1794401221">
      <w:bodyDiv w:val="1"/>
      <w:marLeft w:val="0"/>
      <w:marRight w:val="0"/>
      <w:marTop w:val="0"/>
      <w:marBottom w:val="0"/>
      <w:divBdr>
        <w:top w:val="none" w:sz="0" w:space="0" w:color="auto"/>
        <w:left w:val="none" w:sz="0" w:space="0" w:color="auto"/>
        <w:bottom w:val="none" w:sz="0" w:space="0" w:color="auto"/>
        <w:right w:val="none" w:sz="0" w:space="0" w:color="auto"/>
      </w:divBdr>
    </w:div>
    <w:div w:id="1802117750">
      <w:bodyDiv w:val="1"/>
      <w:marLeft w:val="0"/>
      <w:marRight w:val="0"/>
      <w:marTop w:val="0"/>
      <w:marBottom w:val="0"/>
      <w:divBdr>
        <w:top w:val="none" w:sz="0" w:space="0" w:color="auto"/>
        <w:left w:val="none" w:sz="0" w:space="0" w:color="auto"/>
        <w:bottom w:val="none" w:sz="0" w:space="0" w:color="auto"/>
        <w:right w:val="none" w:sz="0" w:space="0" w:color="auto"/>
      </w:divBdr>
    </w:div>
    <w:div w:id="1808546077">
      <w:bodyDiv w:val="1"/>
      <w:marLeft w:val="0"/>
      <w:marRight w:val="0"/>
      <w:marTop w:val="0"/>
      <w:marBottom w:val="0"/>
      <w:divBdr>
        <w:top w:val="none" w:sz="0" w:space="0" w:color="auto"/>
        <w:left w:val="none" w:sz="0" w:space="0" w:color="auto"/>
        <w:bottom w:val="none" w:sz="0" w:space="0" w:color="auto"/>
        <w:right w:val="none" w:sz="0" w:space="0" w:color="auto"/>
      </w:divBdr>
      <w:divsChild>
        <w:div w:id="1933666187">
          <w:marLeft w:val="0"/>
          <w:marRight w:val="0"/>
          <w:marTop w:val="0"/>
          <w:marBottom w:val="0"/>
          <w:divBdr>
            <w:top w:val="none" w:sz="0" w:space="0" w:color="auto"/>
            <w:left w:val="none" w:sz="0" w:space="0" w:color="auto"/>
            <w:bottom w:val="none" w:sz="0" w:space="0" w:color="auto"/>
            <w:right w:val="none" w:sz="0" w:space="0" w:color="auto"/>
          </w:divBdr>
        </w:div>
      </w:divsChild>
    </w:div>
    <w:div w:id="1859806484">
      <w:bodyDiv w:val="1"/>
      <w:marLeft w:val="0"/>
      <w:marRight w:val="0"/>
      <w:marTop w:val="0"/>
      <w:marBottom w:val="0"/>
      <w:divBdr>
        <w:top w:val="none" w:sz="0" w:space="0" w:color="auto"/>
        <w:left w:val="none" w:sz="0" w:space="0" w:color="auto"/>
        <w:bottom w:val="none" w:sz="0" w:space="0" w:color="auto"/>
        <w:right w:val="none" w:sz="0" w:space="0" w:color="auto"/>
      </w:divBdr>
    </w:div>
    <w:div w:id="1889028180">
      <w:bodyDiv w:val="1"/>
      <w:marLeft w:val="0"/>
      <w:marRight w:val="0"/>
      <w:marTop w:val="0"/>
      <w:marBottom w:val="0"/>
      <w:divBdr>
        <w:top w:val="none" w:sz="0" w:space="0" w:color="auto"/>
        <w:left w:val="none" w:sz="0" w:space="0" w:color="auto"/>
        <w:bottom w:val="none" w:sz="0" w:space="0" w:color="auto"/>
        <w:right w:val="none" w:sz="0" w:space="0" w:color="auto"/>
      </w:divBdr>
    </w:div>
    <w:div w:id="2044548851">
      <w:bodyDiv w:val="1"/>
      <w:marLeft w:val="0"/>
      <w:marRight w:val="0"/>
      <w:marTop w:val="0"/>
      <w:marBottom w:val="0"/>
      <w:divBdr>
        <w:top w:val="none" w:sz="0" w:space="0" w:color="auto"/>
        <w:left w:val="none" w:sz="0" w:space="0" w:color="auto"/>
        <w:bottom w:val="none" w:sz="0" w:space="0" w:color="auto"/>
        <w:right w:val="none" w:sz="0" w:space="0" w:color="auto"/>
      </w:divBdr>
      <w:divsChild>
        <w:div w:id="1904485932">
          <w:marLeft w:val="0"/>
          <w:marRight w:val="0"/>
          <w:marTop w:val="0"/>
          <w:marBottom w:val="0"/>
          <w:divBdr>
            <w:top w:val="none" w:sz="0" w:space="0" w:color="auto"/>
            <w:left w:val="none" w:sz="0" w:space="0" w:color="auto"/>
            <w:bottom w:val="none" w:sz="0" w:space="0" w:color="auto"/>
            <w:right w:val="none" w:sz="0" w:space="0" w:color="auto"/>
          </w:divBdr>
          <w:divsChild>
            <w:div w:id="978732373">
              <w:marLeft w:val="0"/>
              <w:marRight w:val="0"/>
              <w:marTop w:val="0"/>
              <w:marBottom w:val="0"/>
              <w:divBdr>
                <w:top w:val="none" w:sz="0" w:space="0" w:color="auto"/>
                <w:left w:val="none" w:sz="0" w:space="0" w:color="auto"/>
                <w:bottom w:val="none" w:sz="0" w:space="0" w:color="auto"/>
                <w:right w:val="none" w:sz="0" w:space="0" w:color="auto"/>
              </w:divBdr>
              <w:divsChild>
                <w:div w:id="116219992">
                  <w:marLeft w:val="0"/>
                  <w:marRight w:val="0"/>
                  <w:marTop w:val="0"/>
                  <w:marBottom w:val="0"/>
                  <w:divBdr>
                    <w:top w:val="none" w:sz="0" w:space="0" w:color="auto"/>
                    <w:left w:val="none" w:sz="0" w:space="0" w:color="auto"/>
                    <w:bottom w:val="none" w:sz="0" w:space="0" w:color="auto"/>
                    <w:right w:val="none" w:sz="0" w:space="0" w:color="auto"/>
                  </w:divBdr>
                  <w:divsChild>
                    <w:div w:id="1298492791">
                      <w:marLeft w:val="0"/>
                      <w:marRight w:val="0"/>
                      <w:marTop w:val="0"/>
                      <w:marBottom w:val="0"/>
                      <w:divBdr>
                        <w:top w:val="none" w:sz="0" w:space="0" w:color="auto"/>
                        <w:left w:val="none" w:sz="0" w:space="0" w:color="auto"/>
                        <w:bottom w:val="none" w:sz="0" w:space="0" w:color="auto"/>
                        <w:right w:val="none" w:sz="0" w:space="0" w:color="auto"/>
                      </w:divBdr>
                      <w:divsChild>
                        <w:div w:id="1695377787">
                          <w:marLeft w:val="0"/>
                          <w:marRight w:val="0"/>
                          <w:marTop w:val="0"/>
                          <w:marBottom w:val="0"/>
                          <w:divBdr>
                            <w:top w:val="none" w:sz="0" w:space="0" w:color="auto"/>
                            <w:left w:val="none" w:sz="0" w:space="0" w:color="auto"/>
                            <w:bottom w:val="none" w:sz="0" w:space="0" w:color="auto"/>
                            <w:right w:val="none" w:sz="0" w:space="0" w:color="auto"/>
                          </w:divBdr>
                          <w:divsChild>
                            <w:div w:id="263268457">
                              <w:marLeft w:val="0"/>
                              <w:marRight w:val="0"/>
                              <w:marTop w:val="0"/>
                              <w:marBottom w:val="0"/>
                              <w:divBdr>
                                <w:top w:val="none" w:sz="0" w:space="0" w:color="auto"/>
                                <w:left w:val="none" w:sz="0" w:space="0" w:color="auto"/>
                                <w:bottom w:val="none" w:sz="0" w:space="0" w:color="auto"/>
                                <w:right w:val="none" w:sz="0" w:space="0" w:color="auto"/>
                              </w:divBdr>
                              <w:divsChild>
                                <w:div w:id="124127707">
                                  <w:marLeft w:val="0"/>
                                  <w:marRight w:val="0"/>
                                  <w:marTop w:val="0"/>
                                  <w:marBottom w:val="0"/>
                                  <w:divBdr>
                                    <w:top w:val="none" w:sz="0" w:space="0" w:color="auto"/>
                                    <w:left w:val="none" w:sz="0" w:space="0" w:color="auto"/>
                                    <w:bottom w:val="none" w:sz="0" w:space="0" w:color="auto"/>
                                    <w:right w:val="none" w:sz="0" w:space="0" w:color="auto"/>
                                  </w:divBdr>
                                  <w:divsChild>
                                    <w:div w:id="465661279">
                                      <w:marLeft w:val="0"/>
                                      <w:marRight w:val="0"/>
                                      <w:marTop w:val="0"/>
                                      <w:marBottom w:val="0"/>
                                      <w:divBdr>
                                        <w:top w:val="none" w:sz="0" w:space="0" w:color="auto"/>
                                        <w:left w:val="none" w:sz="0" w:space="0" w:color="auto"/>
                                        <w:bottom w:val="none" w:sz="0" w:space="0" w:color="auto"/>
                                        <w:right w:val="none" w:sz="0" w:space="0" w:color="auto"/>
                                      </w:divBdr>
                                      <w:divsChild>
                                        <w:div w:id="158353364">
                                          <w:marLeft w:val="0"/>
                                          <w:marRight w:val="0"/>
                                          <w:marTop w:val="0"/>
                                          <w:marBottom w:val="0"/>
                                          <w:divBdr>
                                            <w:top w:val="none" w:sz="0" w:space="0" w:color="auto"/>
                                            <w:left w:val="none" w:sz="0" w:space="0" w:color="auto"/>
                                            <w:bottom w:val="none" w:sz="0" w:space="0" w:color="auto"/>
                                            <w:right w:val="none" w:sz="0" w:space="0" w:color="auto"/>
                                          </w:divBdr>
                                          <w:divsChild>
                                            <w:div w:id="1395817197">
                                              <w:marLeft w:val="0"/>
                                              <w:marRight w:val="0"/>
                                              <w:marTop w:val="0"/>
                                              <w:marBottom w:val="0"/>
                                              <w:divBdr>
                                                <w:top w:val="none" w:sz="0" w:space="0" w:color="auto"/>
                                                <w:left w:val="none" w:sz="0" w:space="0" w:color="auto"/>
                                                <w:bottom w:val="none" w:sz="0" w:space="0" w:color="auto"/>
                                                <w:right w:val="none" w:sz="0" w:space="0" w:color="auto"/>
                                              </w:divBdr>
                                              <w:divsChild>
                                                <w:div w:id="1701972928">
                                                  <w:marLeft w:val="0"/>
                                                  <w:marRight w:val="0"/>
                                                  <w:marTop w:val="0"/>
                                                  <w:marBottom w:val="0"/>
                                                  <w:divBdr>
                                                    <w:top w:val="none" w:sz="0" w:space="0" w:color="auto"/>
                                                    <w:left w:val="none" w:sz="0" w:space="0" w:color="auto"/>
                                                    <w:bottom w:val="none" w:sz="0" w:space="0" w:color="auto"/>
                                                    <w:right w:val="none" w:sz="0" w:space="0" w:color="auto"/>
                                                  </w:divBdr>
                                                  <w:divsChild>
                                                    <w:div w:id="3305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12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atgpt.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bm.com/think/insights/data-quality-issu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hyperlink" Target="https://www.ibm.com/think/insights/data-quality-issue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a205407-e844-44f4-a704-524443cf3599" xsi:nil="true"/>
    <lcf76f155ced4ddcb4097134ff3c332f xmlns="0121faca-6edc-4c38-a0c5-20e2ba8c75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AC6A7D617B1142B7A64829AE762BF8" ma:contentTypeVersion="18" ma:contentTypeDescription="Create a new document." ma:contentTypeScope="" ma:versionID="26ce053046391cec0b5ef9d54514298d">
  <xsd:schema xmlns:xsd="http://www.w3.org/2001/XMLSchema" xmlns:xs="http://www.w3.org/2001/XMLSchema" xmlns:p="http://schemas.microsoft.com/office/2006/metadata/properties" xmlns:ns2="aa205407-e844-44f4-a704-524443cf3599" xmlns:ns3="0121faca-6edc-4c38-a0c5-20e2ba8c7570" targetNamespace="http://schemas.microsoft.com/office/2006/metadata/properties" ma:root="true" ma:fieldsID="9669ddbb5b69187b6ba0b09ea578fc7b" ns2:_="" ns3:_="">
    <xsd:import namespace="aa205407-e844-44f4-a704-524443cf3599"/>
    <xsd:import namespace="0121faca-6edc-4c38-a0c5-20e2ba8c75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05407-e844-44f4-a704-524443cf3599"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c87a7b3-0ed2-499c-bc30-4d2170d1b8f1}" ma:internalName="TaxCatchAll" ma:showField="CatchAllData" ma:web="aa205407-e844-44f4-a704-524443cf359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21faca-6edc-4c38-a0c5-20e2ba8c75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7079C4-D82A-4077-B26A-EDD6470ED658}">
  <ds:schemaRefs>
    <ds:schemaRef ds:uri="http://schemas.microsoft.com/sharepoint/v3/contenttype/forms"/>
  </ds:schemaRefs>
</ds:datastoreItem>
</file>

<file path=customXml/itemProps2.xml><?xml version="1.0" encoding="utf-8"?>
<ds:datastoreItem xmlns:ds="http://schemas.openxmlformats.org/officeDocument/2006/customXml" ds:itemID="{9C8D1507-FC77-41D9-AA6E-4A2B345F2EE4}">
  <ds:schemaRefs>
    <ds:schemaRef ds:uri="http://schemas.microsoft.com/office/2006/metadata/properties"/>
    <ds:schemaRef ds:uri="http://schemas.microsoft.com/office/infopath/2007/PartnerControls"/>
    <ds:schemaRef ds:uri="aa205407-e844-44f4-a704-524443cf3599"/>
    <ds:schemaRef ds:uri="0121faca-6edc-4c38-a0c5-20e2ba8c7570"/>
  </ds:schemaRefs>
</ds:datastoreItem>
</file>

<file path=customXml/itemProps3.xml><?xml version="1.0" encoding="utf-8"?>
<ds:datastoreItem xmlns:ds="http://schemas.openxmlformats.org/officeDocument/2006/customXml" ds:itemID="{4696E27B-02F8-4B72-B4E2-C69F053AC1A2}">
  <ds:schemaRefs>
    <ds:schemaRef ds:uri="http://schemas.openxmlformats.org/officeDocument/2006/bibliography"/>
  </ds:schemaRefs>
</ds:datastoreItem>
</file>

<file path=customXml/itemProps4.xml><?xml version="1.0" encoding="utf-8"?>
<ds:datastoreItem xmlns:ds="http://schemas.openxmlformats.org/officeDocument/2006/customXml" ds:itemID="{9FA4ABE8-FFAE-429A-B31E-B64B48869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05407-e844-44f4-a704-524443cf3599"/>
    <ds:schemaRef ds:uri="0121faca-6edc-4c38-a0c5-20e2ba8c7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14744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Emile SABASTIAN (TP)</dc:creator>
  <cp:keywords/>
  <dc:description/>
  <cp:lastModifiedBy>LEON JR CHUA</cp:lastModifiedBy>
  <cp:revision>2</cp:revision>
  <dcterms:created xsi:type="dcterms:W3CDTF">2026-05-28T08:07:00Z</dcterms:created>
  <dcterms:modified xsi:type="dcterms:W3CDTF">2026-05-28T08:07:00Z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2025-04-24T08:25:25Z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ffbde66d-1726-498b-a254-191fb107aa55</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0x01010024AC6A7D617B1142B7A64829AE762BF8</vt:lpwstr>
  </property>
  <property fmtid="{D5CDD505-2E9C-101B-9397-08002B2CF9AE}" pid="11" name="MediaServiceImageTags">
    <vt:lpwstr/>
  </property>
</Properties>
</file>