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0561" w14:textId="77777777" w:rsidR="00B172D6" w:rsidRDefault="00B172D6" w:rsidP="00B172D6">
      <w:pPr>
        <w:spacing w:after="160" w:line="259" w:lineRule="auto"/>
        <w:jc w:val="center"/>
        <w:rPr>
          <w:b/>
          <w:bCs/>
          <w:lang w:val="en-SG"/>
        </w:rPr>
      </w:pPr>
      <w:r>
        <w:rPr>
          <w:noProof/>
        </w:rPr>
        <w:drawing>
          <wp:inline distT="0" distB="0" distL="0" distR="0" wp14:anchorId="56322BA5" wp14:editId="4C4A5160">
            <wp:extent cx="1905000" cy="533400"/>
            <wp:effectExtent l="0" t="0" r="0" b="0"/>
            <wp:docPr id="747327913"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77A3D4F3" w14:textId="77777777" w:rsidR="00B172D6" w:rsidRDefault="00B172D6" w:rsidP="00B172D6">
      <w:pPr>
        <w:spacing w:after="160" w:line="259" w:lineRule="auto"/>
        <w:jc w:val="center"/>
        <w:rPr>
          <w:b/>
          <w:bCs/>
          <w:lang w:val="en-SG"/>
        </w:rPr>
      </w:pPr>
    </w:p>
    <w:p w14:paraId="562B3E67" w14:textId="6E380EFC" w:rsidR="00B172D6" w:rsidRPr="00B172D6" w:rsidRDefault="00B172D6" w:rsidP="00B172D6">
      <w:pPr>
        <w:spacing w:after="160" w:line="259" w:lineRule="auto"/>
        <w:jc w:val="center"/>
        <w:rPr>
          <w:b/>
          <w:bCs/>
          <w:lang w:val="en-SG"/>
        </w:rPr>
      </w:pPr>
      <w:r w:rsidRPr="00B172D6">
        <w:rPr>
          <w:b/>
          <w:bCs/>
          <w:lang w:val="en-SG"/>
        </w:rPr>
        <w:t>School of Informatics &amp; IT</w:t>
      </w:r>
    </w:p>
    <w:p w14:paraId="5405D361" w14:textId="77777777" w:rsidR="00B172D6" w:rsidRDefault="00B172D6" w:rsidP="00B172D6">
      <w:pPr>
        <w:spacing w:after="160" w:line="259" w:lineRule="auto"/>
        <w:jc w:val="center"/>
        <w:rPr>
          <w:b/>
          <w:bCs/>
          <w:lang w:val="en-SG"/>
        </w:rPr>
      </w:pPr>
    </w:p>
    <w:p w14:paraId="2CB4EA00" w14:textId="77777777" w:rsidR="00B172D6" w:rsidRDefault="00B172D6" w:rsidP="00B172D6">
      <w:pPr>
        <w:spacing w:after="160" w:line="259" w:lineRule="auto"/>
        <w:jc w:val="center"/>
        <w:rPr>
          <w:b/>
          <w:bCs/>
          <w:lang w:val="en-SG"/>
        </w:rPr>
      </w:pPr>
    </w:p>
    <w:p w14:paraId="159F9284" w14:textId="77777777" w:rsidR="00B172D6" w:rsidRDefault="00B172D6" w:rsidP="00B172D6">
      <w:pPr>
        <w:spacing w:after="160" w:line="259" w:lineRule="auto"/>
        <w:jc w:val="center"/>
        <w:rPr>
          <w:b/>
          <w:bCs/>
          <w:lang w:val="en-SG"/>
        </w:rPr>
      </w:pPr>
    </w:p>
    <w:p w14:paraId="01592674" w14:textId="77777777" w:rsidR="00B172D6" w:rsidRDefault="00B172D6" w:rsidP="00B172D6">
      <w:pPr>
        <w:spacing w:after="160" w:line="259" w:lineRule="auto"/>
        <w:jc w:val="center"/>
        <w:rPr>
          <w:b/>
          <w:bCs/>
          <w:lang w:val="en-SG"/>
        </w:rPr>
      </w:pPr>
    </w:p>
    <w:p w14:paraId="25AA5CAB" w14:textId="77777777" w:rsidR="00B172D6" w:rsidRDefault="00B172D6" w:rsidP="00B172D6">
      <w:pPr>
        <w:spacing w:after="160" w:line="259" w:lineRule="auto"/>
        <w:jc w:val="center"/>
        <w:rPr>
          <w:b/>
          <w:bCs/>
          <w:lang w:val="en-SG"/>
        </w:rPr>
      </w:pPr>
    </w:p>
    <w:p w14:paraId="2976EF8F" w14:textId="77777777" w:rsidR="00B172D6" w:rsidRDefault="00B172D6" w:rsidP="00B172D6">
      <w:pPr>
        <w:spacing w:after="160" w:line="259" w:lineRule="auto"/>
        <w:jc w:val="center"/>
        <w:rPr>
          <w:b/>
          <w:bCs/>
          <w:lang w:val="en-SG"/>
        </w:rPr>
      </w:pPr>
    </w:p>
    <w:p w14:paraId="3A4B5113" w14:textId="77777777" w:rsidR="00B172D6" w:rsidRDefault="00B172D6" w:rsidP="00B172D6">
      <w:pPr>
        <w:spacing w:after="160" w:line="259" w:lineRule="auto"/>
        <w:jc w:val="center"/>
        <w:rPr>
          <w:b/>
          <w:bCs/>
          <w:lang w:val="en-SG"/>
        </w:rPr>
      </w:pPr>
    </w:p>
    <w:p w14:paraId="113324FA" w14:textId="77777777" w:rsidR="00B172D6" w:rsidRDefault="00B172D6" w:rsidP="00B172D6">
      <w:pPr>
        <w:spacing w:after="160" w:line="259" w:lineRule="auto"/>
        <w:jc w:val="center"/>
        <w:rPr>
          <w:b/>
          <w:bCs/>
          <w:lang w:val="en-SG"/>
        </w:rPr>
      </w:pPr>
    </w:p>
    <w:p w14:paraId="0F2BA58F" w14:textId="77777777" w:rsidR="00B172D6" w:rsidRDefault="00B172D6" w:rsidP="00B172D6">
      <w:pPr>
        <w:spacing w:after="160" w:line="259" w:lineRule="auto"/>
        <w:jc w:val="center"/>
        <w:rPr>
          <w:b/>
          <w:bCs/>
          <w:lang w:val="en-SG"/>
        </w:rPr>
      </w:pPr>
    </w:p>
    <w:p w14:paraId="442E34E4" w14:textId="77777777" w:rsidR="00B172D6" w:rsidRDefault="00B172D6" w:rsidP="00B172D6">
      <w:pPr>
        <w:spacing w:after="160" w:line="259" w:lineRule="auto"/>
        <w:jc w:val="center"/>
        <w:rPr>
          <w:b/>
          <w:bCs/>
          <w:lang w:val="en-SG"/>
        </w:rPr>
      </w:pPr>
    </w:p>
    <w:p w14:paraId="6677FA0D" w14:textId="77777777" w:rsidR="00B172D6" w:rsidRDefault="00B172D6" w:rsidP="00B172D6">
      <w:pPr>
        <w:spacing w:after="160" w:line="259" w:lineRule="auto"/>
        <w:jc w:val="center"/>
        <w:rPr>
          <w:b/>
          <w:bCs/>
          <w:lang w:val="en-SG"/>
        </w:rPr>
      </w:pPr>
    </w:p>
    <w:p w14:paraId="30BABE89" w14:textId="77777777" w:rsidR="00B172D6" w:rsidRDefault="00B172D6" w:rsidP="00B172D6">
      <w:pPr>
        <w:spacing w:after="160" w:line="259" w:lineRule="auto"/>
        <w:jc w:val="center"/>
        <w:rPr>
          <w:b/>
          <w:bCs/>
          <w:lang w:val="en-SG"/>
        </w:rPr>
      </w:pPr>
    </w:p>
    <w:p w14:paraId="4C816980" w14:textId="77777777" w:rsidR="00B172D6" w:rsidRDefault="00B172D6" w:rsidP="00B172D6">
      <w:pPr>
        <w:spacing w:after="160" w:line="259" w:lineRule="auto"/>
        <w:jc w:val="center"/>
        <w:rPr>
          <w:b/>
          <w:bCs/>
          <w:lang w:val="en-SG"/>
        </w:rPr>
      </w:pPr>
    </w:p>
    <w:p w14:paraId="2A8BAE97" w14:textId="77777777" w:rsidR="00B172D6" w:rsidRDefault="00B172D6" w:rsidP="00B172D6">
      <w:pPr>
        <w:spacing w:after="160" w:line="259" w:lineRule="auto"/>
        <w:jc w:val="center"/>
        <w:rPr>
          <w:b/>
          <w:bCs/>
          <w:lang w:val="en-SG"/>
        </w:rPr>
      </w:pPr>
    </w:p>
    <w:p w14:paraId="1009DF39" w14:textId="77777777" w:rsidR="00B172D6" w:rsidRDefault="00B172D6" w:rsidP="00B172D6">
      <w:pPr>
        <w:spacing w:after="160" w:line="259" w:lineRule="auto"/>
        <w:jc w:val="center"/>
        <w:rPr>
          <w:b/>
          <w:bCs/>
          <w:lang w:val="en-SG"/>
        </w:rPr>
      </w:pPr>
    </w:p>
    <w:p w14:paraId="5ECC526E" w14:textId="77777777" w:rsidR="00B172D6" w:rsidRDefault="00B172D6" w:rsidP="00B172D6">
      <w:pPr>
        <w:spacing w:after="160" w:line="259" w:lineRule="auto"/>
        <w:jc w:val="center"/>
        <w:rPr>
          <w:b/>
          <w:bCs/>
          <w:lang w:val="en-SG"/>
        </w:rPr>
      </w:pPr>
    </w:p>
    <w:p w14:paraId="46507729" w14:textId="77777777" w:rsidR="00B172D6" w:rsidRDefault="00B172D6" w:rsidP="00B172D6">
      <w:pPr>
        <w:spacing w:after="160" w:line="259" w:lineRule="auto"/>
        <w:jc w:val="center"/>
        <w:rPr>
          <w:b/>
          <w:bCs/>
          <w:lang w:val="en-SG"/>
        </w:rPr>
      </w:pPr>
    </w:p>
    <w:p w14:paraId="27394514" w14:textId="77777777" w:rsidR="00B172D6" w:rsidRDefault="00B172D6" w:rsidP="00B172D6">
      <w:pPr>
        <w:spacing w:after="160" w:line="259" w:lineRule="auto"/>
        <w:jc w:val="center"/>
        <w:rPr>
          <w:b/>
          <w:bCs/>
          <w:lang w:val="en-SG"/>
        </w:rPr>
      </w:pPr>
    </w:p>
    <w:p w14:paraId="53595FE2" w14:textId="77777777" w:rsidR="00B172D6" w:rsidRPr="00B172D6" w:rsidRDefault="00B172D6" w:rsidP="00B172D6">
      <w:pPr>
        <w:spacing w:after="160" w:line="259" w:lineRule="auto"/>
        <w:jc w:val="center"/>
        <w:rPr>
          <w:b/>
          <w:bCs/>
          <w:lang w:val="en-SG"/>
        </w:rPr>
      </w:pPr>
    </w:p>
    <w:p w14:paraId="2E5E14D0" w14:textId="77777777" w:rsidR="003F32F0" w:rsidRDefault="003F32F0" w:rsidP="003F32F0">
      <w:pPr>
        <w:spacing w:after="160" w:line="259" w:lineRule="auto"/>
        <w:jc w:val="center"/>
        <w:rPr>
          <w:b/>
          <w:bCs/>
          <w:lang w:val="en-US"/>
        </w:rPr>
      </w:pPr>
      <w:r w:rsidRPr="00B172D6">
        <w:rPr>
          <w:b/>
          <w:bCs/>
          <w:lang w:val="en-US"/>
        </w:rPr>
        <w:t>Database Application Development</w:t>
      </w:r>
      <w:r>
        <w:rPr>
          <w:b/>
          <w:bCs/>
          <w:lang w:val="en-US"/>
        </w:rPr>
        <w:t xml:space="preserve"> (45%)</w:t>
      </w:r>
    </w:p>
    <w:p w14:paraId="7E8B0188" w14:textId="2D8F965C" w:rsidR="00B172D6" w:rsidRPr="00B172D6" w:rsidRDefault="00B172D6" w:rsidP="00B172D6">
      <w:pPr>
        <w:spacing w:after="160" w:line="259" w:lineRule="auto"/>
        <w:jc w:val="center"/>
        <w:rPr>
          <w:b/>
          <w:bCs/>
          <w:lang w:val="en-US"/>
        </w:rPr>
      </w:pPr>
      <w:r w:rsidRPr="2B0B3165">
        <w:rPr>
          <w:b/>
          <w:bCs/>
          <w:lang w:val="en-US"/>
        </w:rPr>
        <w:t>Application Development Project (3</w:t>
      </w:r>
      <w:r w:rsidR="008D150A" w:rsidRPr="2B0B3165">
        <w:rPr>
          <w:b/>
          <w:bCs/>
          <w:lang w:val="en-US"/>
        </w:rPr>
        <w:t>5</w:t>
      </w:r>
      <w:r w:rsidRPr="2B0B3165">
        <w:rPr>
          <w:b/>
          <w:bCs/>
          <w:lang w:val="en-US"/>
        </w:rPr>
        <w:t>%)</w:t>
      </w:r>
    </w:p>
    <w:p w14:paraId="602680D6" w14:textId="01D15CE3" w:rsidR="002D5BE9" w:rsidRPr="00B172D6" w:rsidRDefault="002D5BE9" w:rsidP="00B172D6">
      <w:pPr>
        <w:spacing w:after="160" w:line="259" w:lineRule="auto"/>
        <w:jc w:val="center"/>
        <w:rPr>
          <w:b/>
          <w:bCs/>
          <w:lang w:val="en-US"/>
        </w:rPr>
      </w:pPr>
      <w:r w:rsidRPr="2B0B3165">
        <w:rPr>
          <w:b/>
          <w:bCs/>
          <w:lang w:val="en-US"/>
        </w:rPr>
        <w:t>(Web Application Design + Database Design)</w:t>
      </w:r>
    </w:p>
    <w:p w14:paraId="2501130B" w14:textId="38848567" w:rsidR="00B172D6" w:rsidRPr="00B172D6" w:rsidRDefault="00B172D6" w:rsidP="00B172D6">
      <w:pPr>
        <w:spacing w:after="160" w:line="259" w:lineRule="auto"/>
        <w:jc w:val="center"/>
        <w:rPr>
          <w:b/>
          <w:bCs/>
          <w:lang w:val="en-US"/>
        </w:rPr>
      </w:pPr>
      <w:r w:rsidRPr="00B172D6">
        <w:rPr>
          <w:b/>
          <w:bCs/>
          <w:lang w:val="en-US"/>
        </w:rPr>
        <w:t>AY 2</w:t>
      </w:r>
      <w:r w:rsidR="008D150A">
        <w:rPr>
          <w:b/>
          <w:bCs/>
          <w:lang w:val="en-US"/>
        </w:rPr>
        <w:t>5</w:t>
      </w:r>
      <w:r w:rsidRPr="00B172D6">
        <w:rPr>
          <w:b/>
          <w:bCs/>
          <w:lang w:val="en-US"/>
        </w:rPr>
        <w:t>/2</w:t>
      </w:r>
      <w:r w:rsidR="008D150A">
        <w:rPr>
          <w:b/>
          <w:bCs/>
          <w:lang w:val="en-US"/>
        </w:rPr>
        <w:t>6</w:t>
      </w:r>
      <w:r w:rsidRPr="00B172D6">
        <w:rPr>
          <w:b/>
          <w:bCs/>
          <w:lang w:val="en-US"/>
        </w:rPr>
        <w:t xml:space="preserve"> Oct Semester</w:t>
      </w:r>
    </w:p>
    <w:p w14:paraId="29B85237" w14:textId="77777777" w:rsidR="00B172D6" w:rsidRDefault="00B172D6" w:rsidP="00B172D6">
      <w:pPr>
        <w:spacing w:after="160" w:line="259" w:lineRule="auto"/>
        <w:jc w:val="center"/>
        <w:rPr>
          <w:b/>
          <w:bCs/>
          <w:lang w:val="en-US"/>
        </w:rPr>
      </w:pPr>
      <w:r>
        <w:rPr>
          <w:b/>
          <w:bCs/>
          <w:lang w:val="en-US"/>
        </w:rPr>
        <w:t>Project 1 Report</w:t>
      </w:r>
    </w:p>
    <w:p w14:paraId="17654842" w14:textId="77777777" w:rsidR="00B172D6" w:rsidRDefault="00B172D6">
      <w:pPr>
        <w:spacing w:after="160" w:line="259" w:lineRule="auto"/>
        <w:rPr>
          <w:b/>
          <w:bCs/>
          <w:lang w:val="en-US"/>
        </w:rPr>
      </w:pPr>
      <w:r>
        <w:rPr>
          <w:b/>
          <w:bCs/>
          <w:lang w:val="en-US"/>
        </w:rPr>
        <w:br w:type="page"/>
      </w:r>
    </w:p>
    <w:sdt>
      <w:sdtPr>
        <w:rPr>
          <w:rFonts w:asciiTheme="minorHAnsi" w:eastAsiaTheme="minorEastAsia" w:hAnsiTheme="minorHAnsi" w:cs="Times New Roman"/>
          <w:color w:val="auto"/>
          <w:sz w:val="22"/>
          <w:szCs w:val="22"/>
        </w:rPr>
        <w:id w:val="951784780"/>
        <w:docPartObj>
          <w:docPartGallery w:val="Table of Contents"/>
          <w:docPartUnique/>
        </w:docPartObj>
      </w:sdtPr>
      <w:sdtContent>
        <w:p w14:paraId="402469A1" w14:textId="74784B7B" w:rsidR="00B172D6" w:rsidRDefault="00B172D6">
          <w:pPr>
            <w:pStyle w:val="TOCHeading"/>
          </w:pPr>
          <w:r>
            <w:t>Contents</w:t>
          </w:r>
        </w:p>
        <w:p w14:paraId="5D376FF8" w14:textId="6837F079" w:rsidR="00C26ED6" w:rsidRDefault="6766C2A3">
          <w:pPr>
            <w:pStyle w:val="TOC1"/>
            <w:tabs>
              <w:tab w:val="right" w:leader="dot" w:pos="9017"/>
            </w:tabs>
            <w:rPr>
              <w:rFonts w:asciiTheme="minorHAnsi" w:eastAsiaTheme="minorEastAsia" w:hAnsiTheme="minorHAnsi" w:cstheme="minorBidi"/>
              <w:noProof/>
              <w:kern w:val="2"/>
              <w:szCs w:val="24"/>
              <w:lang w:val="en-SG" w:eastAsia="en-SG"/>
              <w14:ligatures w14:val="standardContextual"/>
            </w:rPr>
          </w:pPr>
          <w:r>
            <w:fldChar w:fldCharType="begin"/>
          </w:r>
          <w:r w:rsidR="00B172D6">
            <w:instrText>TOC \o "1-3" \z \u \h</w:instrText>
          </w:r>
          <w:r>
            <w:fldChar w:fldCharType="separate"/>
          </w:r>
          <w:hyperlink w:anchor="_Toc179731369" w:history="1">
            <w:r w:rsidR="00C26ED6" w:rsidRPr="00047824">
              <w:rPr>
                <w:rStyle w:val="Hyperlink"/>
                <w:b/>
                <w:bCs/>
                <w:noProof/>
              </w:rPr>
              <w:t>Declaration of Originality</w:t>
            </w:r>
            <w:r w:rsidR="00C26ED6">
              <w:rPr>
                <w:noProof/>
                <w:webHidden/>
              </w:rPr>
              <w:tab/>
            </w:r>
            <w:r w:rsidR="00C26ED6">
              <w:rPr>
                <w:noProof/>
                <w:webHidden/>
              </w:rPr>
              <w:fldChar w:fldCharType="begin"/>
            </w:r>
            <w:r w:rsidR="00C26ED6">
              <w:rPr>
                <w:noProof/>
                <w:webHidden/>
              </w:rPr>
              <w:instrText xml:space="preserve"> PAGEREF _Toc179731369 \h </w:instrText>
            </w:r>
            <w:r w:rsidR="00C26ED6">
              <w:rPr>
                <w:noProof/>
                <w:webHidden/>
              </w:rPr>
            </w:r>
            <w:r w:rsidR="00C26ED6">
              <w:rPr>
                <w:noProof/>
                <w:webHidden/>
              </w:rPr>
              <w:fldChar w:fldCharType="separate"/>
            </w:r>
            <w:r w:rsidR="009A1052">
              <w:rPr>
                <w:noProof/>
                <w:webHidden/>
              </w:rPr>
              <w:t>3</w:t>
            </w:r>
            <w:r w:rsidR="00C26ED6">
              <w:rPr>
                <w:noProof/>
                <w:webHidden/>
              </w:rPr>
              <w:fldChar w:fldCharType="end"/>
            </w:r>
          </w:hyperlink>
        </w:p>
        <w:p w14:paraId="32CF59DB" w14:textId="2EDD9E99" w:rsidR="00C26ED6" w:rsidRDefault="00C26ED6">
          <w:pPr>
            <w:pStyle w:val="TOC1"/>
            <w:tabs>
              <w:tab w:val="right" w:leader="dot" w:pos="9017"/>
            </w:tabs>
            <w:rPr>
              <w:rFonts w:asciiTheme="minorHAnsi" w:eastAsiaTheme="minorEastAsia" w:hAnsiTheme="minorHAnsi" w:cstheme="minorBidi"/>
              <w:noProof/>
              <w:kern w:val="2"/>
              <w:szCs w:val="24"/>
              <w:lang w:val="en-SG" w:eastAsia="en-SG"/>
              <w14:ligatures w14:val="standardContextual"/>
            </w:rPr>
          </w:pPr>
          <w:hyperlink w:anchor="_Toc179731370" w:history="1">
            <w:r w:rsidRPr="00047824">
              <w:rPr>
                <w:rStyle w:val="Hyperlink"/>
                <w:noProof/>
              </w:rPr>
              <w:t>DBAV: Database Design (45%)</w:t>
            </w:r>
            <w:r>
              <w:rPr>
                <w:noProof/>
                <w:webHidden/>
              </w:rPr>
              <w:tab/>
            </w:r>
            <w:r>
              <w:rPr>
                <w:noProof/>
                <w:webHidden/>
              </w:rPr>
              <w:fldChar w:fldCharType="begin"/>
            </w:r>
            <w:r>
              <w:rPr>
                <w:noProof/>
                <w:webHidden/>
              </w:rPr>
              <w:instrText xml:space="preserve"> PAGEREF _Toc179731370 \h </w:instrText>
            </w:r>
            <w:r>
              <w:rPr>
                <w:noProof/>
                <w:webHidden/>
              </w:rPr>
            </w:r>
            <w:r>
              <w:rPr>
                <w:noProof/>
                <w:webHidden/>
              </w:rPr>
              <w:fldChar w:fldCharType="separate"/>
            </w:r>
            <w:r w:rsidR="009A1052">
              <w:rPr>
                <w:noProof/>
                <w:webHidden/>
              </w:rPr>
              <w:t>6</w:t>
            </w:r>
            <w:r>
              <w:rPr>
                <w:noProof/>
                <w:webHidden/>
              </w:rPr>
              <w:fldChar w:fldCharType="end"/>
            </w:r>
          </w:hyperlink>
        </w:p>
        <w:p w14:paraId="57B6FB74" w14:textId="4AC00BA6"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1" w:history="1">
            <w:r w:rsidRPr="00047824">
              <w:rPr>
                <w:rStyle w:val="Hyperlink"/>
                <w:noProof/>
              </w:rPr>
              <w:t>Section A: Website Proposal (5%)</w:t>
            </w:r>
            <w:r>
              <w:rPr>
                <w:noProof/>
                <w:webHidden/>
              </w:rPr>
              <w:tab/>
            </w:r>
            <w:r>
              <w:rPr>
                <w:noProof/>
                <w:webHidden/>
              </w:rPr>
              <w:fldChar w:fldCharType="begin"/>
            </w:r>
            <w:r>
              <w:rPr>
                <w:noProof/>
                <w:webHidden/>
              </w:rPr>
              <w:instrText xml:space="preserve"> PAGEREF _Toc179731371 \h </w:instrText>
            </w:r>
            <w:r>
              <w:rPr>
                <w:noProof/>
                <w:webHidden/>
              </w:rPr>
            </w:r>
            <w:r>
              <w:rPr>
                <w:noProof/>
                <w:webHidden/>
              </w:rPr>
              <w:fldChar w:fldCharType="separate"/>
            </w:r>
            <w:r w:rsidR="009A1052">
              <w:rPr>
                <w:noProof/>
                <w:webHidden/>
              </w:rPr>
              <w:t>6</w:t>
            </w:r>
            <w:r>
              <w:rPr>
                <w:noProof/>
                <w:webHidden/>
              </w:rPr>
              <w:fldChar w:fldCharType="end"/>
            </w:r>
          </w:hyperlink>
        </w:p>
        <w:p w14:paraId="21D96344" w14:textId="754EE2B5"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2" w:history="1">
            <w:r w:rsidRPr="00047824">
              <w:rPr>
                <w:rStyle w:val="Hyperlink"/>
                <w:noProof/>
              </w:rPr>
              <w:t>Section B: Interview Findings (</w:t>
            </w:r>
            <w:r w:rsidR="00640A37">
              <w:rPr>
                <w:rStyle w:val="Hyperlink"/>
                <w:noProof/>
              </w:rPr>
              <w:t>5</w:t>
            </w:r>
            <w:r w:rsidRPr="00047824">
              <w:rPr>
                <w:rStyle w:val="Hyperlink"/>
                <w:noProof/>
              </w:rPr>
              <w:t>%)</w:t>
            </w:r>
            <w:r>
              <w:rPr>
                <w:noProof/>
                <w:webHidden/>
              </w:rPr>
              <w:tab/>
            </w:r>
            <w:r>
              <w:rPr>
                <w:noProof/>
                <w:webHidden/>
              </w:rPr>
              <w:fldChar w:fldCharType="begin"/>
            </w:r>
            <w:r>
              <w:rPr>
                <w:noProof/>
                <w:webHidden/>
              </w:rPr>
              <w:instrText xml:space="preserve"> PAGEREF _Toc179731372 \h </w:instrText>
            </w:r>
            <w:r>
              <w:rPr>
                <w:noProof/>
                <w:webHidden/>
              </w:rPr>
            </w:r>
            <w:r>
              <w:rPr>
                <w:noProof/>
                <w:webHidden/>
              </w:rPr>
              <w:fldChar w:fldCharType="separate"/>
            </w:r>
            <w:r w:rsidR="009A1052">
              <w:rPr>
                <w:noProof/>
                <w:webHidden/>
              </w:rPr>
              <w:t>7</w:t>
            </w:r>
            <w:r>
              <w:rPr>
                <w:noProof/>
                <w:webHidden/>
              </w:rPr>
              <w:fldChar w:fldCharType="end"/>
            </w:r>
          </w:hyperlink>
        </w:p>
        <w:p w14:paraId="2BC1DE2D" w14:textId="43E7CB26"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3" w:history="1">
            <w:r w:rsidRPr="00047824">
              <w:rPr>
                <w:rStyle w:val="Hyperlink"/>
                <w:noProof/>
              </w:rPr>
              <w:t>Section C: Entities (</w:t>
            </w:r>
            <w:r w:rsidR="00640A37">
              <w:rPr>
                <w:rStyle w:val="Hyperlink"/>
                <w:noProof/>
              </w:rPr>
              <w:t>5</w:t>
            </w:r>
            <w:r w:rsidRPr="00047824">
              <w:rPr>
                <w:rStyle w:val="Hyperlink"/>
                <w:noProof/>
              </w:rPr>
              <w:t>%)</w:t>
            </w:r>
            <w:r>
              <w:rPr>
                <w:noProof/>
                <w:webHidden/>
              </w:rPr>
              <w:tab/>
            </w:r>
            <w:r>
              <w:rPr>
                <w:noProof/>
                <w:webHidden/>
              </w:rPr>
              <w:fldChar w:fldCharType="begin"/>
            </w:r>
            <w:r>
              <w:rPr>
                <w:noProof/>
                <w:webHidden/>
              </w:rPr>
              <w:instrText xml:space="preserve"> PAGEREF _Toc179731373 \h </w:instrText>
            </w:r>
            <w:r>
              <w:rPr>
                <w:noProof/>
                <w:webHidden/>
              </w:rPr>
            </w:r>
            <w:r>
              <w:rPr>
                <w:noProof/>
                <w:webHidden/>
              </w:rPr>
              <w:fldChar w:fldCharType="separate"/>
            </w:r>
            <w:r w:rsidR="009A1052">
              <w:rPr>
                <w:noProof/>
                <w:webHidden/>
              </w:rPr>
              <w:t>8</w:t>
            </w:r>
            <w:r>
              <w:rPr>
                <w:noProof/>
                <w:webHidden/>
              </w:rPr>
              <w:fldChar w:fldCharType="end"/>
            </w:r>
          </w:hyperlink>
        </w:p>
        <w:p w14:paraId="47754036" w14:textId="5C86F00F"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4" w:history="1">
            <w:r w:rsidRPr="00047824">
              <w:rPr>
                <w:rStyle w:val="Hyperlink"/>
                <w:noProof/>
              </w:rPr>
              <w:t>Section D: Data Dictionary (</w:t>
            </w:r>
            <w:r w:rsidR="00640A37">
              <w:rPr>
                <w:rStyle w:val="Hyperlink"/>
                <w:noProof/>
              </w:rPr>
              <w:t>10</w:t>
            </w:r>
            <w:r w:rsidRPr="00047824">
              <w:rPr>
                <w:rStyle w:val="Hyperlink"/>
                <w:noProof/>
              </w:rPr>
              <w:t>%)</w:t>
            </w:r>
            <w:r>
              <w:rPr>
                <w:noProof/>
                <w:webHidden/>
              </w:rPr>
              <w:tab/>
            </w:r>
            <w:r>
              <w:rPr>
                <w:noProof/>
                <w:webHidden/>
              </w:rPr>
              <w:fldChar w:fldCharType="begin"/>
            </w:r>
            <w:r>
              <w:rPr>
                <w:noProof/>
                <w:webHidden/>
              </w:rPr>
              <w:instrText xml:space="preserve"> PAGEREF _Toc179731374 \h </w:instrText>
            </w:r>
            <w:r>
              <w:rPr>
                <w:noProof/>
                <w:webHidden/>
              </w:rPr>
            </w:r>
            <w:r>
              <w:rPr>
                <w:noProof/>
                <w:webHidden/>
              </w:rPr>
              <w:fldChar w:fldCharType="separate"/>
            </w:r>
            <w:r w:rsidR="009A1052">
              <w:rPr>
                <w:noProof/>
                <w:webHidden/>
              </w:rPr>
              <w:t>9</w:t>
            </w:r>
            <w:r>
              <w:rPr>
                <w:noProof/>
                <w:webHidden/>
              </w:rPr>
              <w:fldChar w:fldCharType="end"/>
            </w:r>
          </w:hyperlink>
        </w:p>
        <w:p w14:paraId="782D259D" w14:textId="0235D004"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5" w:history="1">
            <w:r w:rsidRPr="00047824">
              <w:rPr>
                <w:rStyle w:val="Hyperlink"/>
                <w:noProof/>
              </w:rPr>
              <w:t>Section E: ERD and Relationships (1</w:t>
            </w:r>
            <w:r w:rsidR="00640A37">
              <w:rPr>
                <w:rStyle w:val="Hyperlink"/>
                <w:noProof/>
              </w:rPr>
              <w:t>0</w:t>
            </w:r>
            <w:r w:rsidRPr="00047824">
              <w:rPr>
                <w:rStyle w:val="Hyperlink"/>
                <w:noProof/>
              </w:rPr>
              <w:t>%)</w:t>
            </w:r>
            <w:r>
              <w:rPr>
                <w:noProof/>
                <w:webHidden/>
              </w:rPr>
              <w:tab/>
            </w:r>
            <w:r>
              <w:rPr>
                <w:noProof/>
                <w:webHidden/>
              </w:rPr>
              <w:fldChar w:fldCharType="begin"/>
            </w:r>
            <w:r>
              <w:rPr>
                <w:noProof/>
                <w:webHidden/>
              </w:rPr>
              <w:instrText xml:space="preserve"> PAGEREF _Toc179731375 \h </w:instrText>
            </w:r>
            <w:r>
              <w:rPr>
                <w:noProof/>
                <w:webHidden/>
              </w:rPr>
            </w:r>
            <w:r>
              <w:rPr>
                <w:noProof/>
                <w:webHidden/>
              </w:rPr>
              <w:fldChar w:fldCharType="separate"/>
            </w:r>
            <w:r w:rsidR="009A1052">
              <w:rPr>
                <w:noProof/>
                <w:webHidden/>
              </w:rPr>
              <w:t>10</w:t>
            </w:r>
            <w:r>
              <w:rPr>
                <w:noProof/>
                <w:webHidden/>
              </w:rPr>
              <w:fldChar w:fldCharType="end"/>
            </w:r>
          </w:hyperlink>
        </w:p>
        <w:p w14:paraId="7708FB9B" w14:textId="0F488633"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6" w:history="1">
            <w:r w:rsidRPr="00047824">
              <w:rPr>
                <w:rStyle w:val="Hyperlink"/>
                <w:noProof/>
              </w:rPr>
              <w:t>Section F: Normalisation (1</w:t>
            </w:r>
            <w:r w:rsidR="00640A37">
              <w:rPr>
                <w:rStyle w:val="Hyperlink"/>
                <w:noProof/>
              </w:rPr>
              <w:t>0</w:t>
            </w:r>
            <w:r w:rsidRPr="00047824">
              <w:rPr>
                <w:rStyle w:val="Hyperlink"/>
                <w:noProof/>
              </w:rPr>
              <w:t>%)</w:t>
            </w:r>
            <w:r>
              <w:rPr>
                <w:noProof/>
                <w:webHidden/>
              </w:rPr>
              <w:tab/>
            </w:r>
            <w:r>
              <w:rPr>
                <w:noProof/>
                <w:webHidden/>
              </w:rPr>
              <w:fldChar w:fldCharType="begin"/>
            </w:r>
            <w:r>
              <w:rPr>
                <w:noProof/>
                <w:webHidden/>
              </w:rPr>
              <w:instrText xml:space="preserve"> PAGEREF _Toc179731376 \h </w:instrText>
            </w:r>
            <w:r>
              <w:rPr>
                <w:noProof/>
                <w:webHidden/>
              </w:rPr>
            </w:r>
            <w:r>
              <w:rPr>
                <w:noProof/>
                <w:webHidden/>
              </w:rPr>
              <w:fldChar w:fldCharType="separate"/>
            </w:r>
            <w:r w:rsidR="009A1052">
              <w:rPr>
                <w:noProof/>
                <w:webHidden/>
              </w:rPr>
              <w:t>11</w:t>
            </w:r>
            <w:r>
              <w:rPr>
                <w:noProof/>
                <w:webHidden/>
              </w:rPr>
              <w:fldChar w:fldCharType="end"/>
            </w:r>
          </w:hyperlink>
        </w:p>
        <w:p w14:paraId="34081AED" w14:textId="349858C4" w:rsidR="00C26ED6" w:rsidRDefault="00C26ED6">
          <w:pPr>
            <w:pStyle w:val="TOC1"/>
            <w:tabs>
              <w:tab w:val="right" w:leader="dot" w:pos="9017"/>
            </w:tabs>
            <w:rPr>
              <w:rFonts w:asciiTheme="minorHAnsi" w:eastAsiaTheme="minorEastAsia" w:hAnsiTheme="minorHAnsi" w:cstheme="minorBidi"/>
              <w:noProof/>
              <w:kern w:val="2"/>
              <w:szCs w:val="24"/>
              <w:lang w:val="en-SG" w:eastAsia="en-SG"/>
              <w14:ligatures w14:val="standardContextual"/>
            </w:rPr>
          </w:pPr>
          <w:hyperlink w:anchor="_Toc179731378" w:history="1">
            <w:r w:rsidRPr="00047824">
              <w:rPr>
                <w:rStyle w:val="Hyperlink"/>
                <w:noProof/>
              </w:rPr>
              <w:t>ADEV: Web Application Design (</w:t>
            </w:r>
            <w:r w:rsidR="00450576">
              <w:rPr>
                <w:rStyle w:val="Hyperlink"/>
                <w:noProof/>
              </w:rPr>
              <w:t>30</w:t>
            </w:r>
            <w:r w:rsidRPr="00047824">
              <w:rPr>
                <w:rStyle w:val="Hyperlink"/>
                <w:noProof/>
              </w:rPr>
              <w:t>%)</w:t>
            </w:r>
            <w:r>
              <w:rPr>
                <w:noProof/>
                <w:webHidden/>
              </w:rPr>
              <w:tab/>
            </w:r>
            <w:r>
              <w:rPr>
                <w:noProof/>
                <w:webHidden/>
              </w:rPr>
              <w:fldChar w:fldCharType="begin"/>
            </w:r>
            <w:r>
              <w:rPr>
                <w:noProof/>
                <w:webHidden/>
              </w:rPr>
              <w:instrText xml:space="preserve"> PAGEREF _Toc179731378 \h </w:instrText>
            </w:r>
            <w:r>
              <w:rPr>
                <w:noProof/>
                <w:webHidden/>
              </w:rPr>
            </w:r>
            <w:r>
              <w:rPr>
                <w:noProof/>
                <w:webHidden/>
              </w:rPr>
              <w:fldChar w:fldCharType="separate"/>
            </w:r>
            <w:r w:rsidR="009A1052">
              <w:rPr>
                <w:noProof/>
                <w:webHidden/>
              </w:rPr>
              <w:t>1</w:t>
            </w:r>
            <w:r>
              <w:rPr>
                <w:noProof/>
                <w:webHidden/>
              </w:rPr>
              <w:fldChar w:fldCharType="end"/>
            </w:r>
          </w:hyperlink>
          <w:r w:rsidR="001B4FCC">
            <w:t>2</w:t>
          </w:r>
        </w:p>
        <w:p w14:paraId="35FDB5CA" w14:textId="6CA95401" w:rsidR="00C26ED6" w:rsidRDefault="00C26ED6">
          <w:pPr>
            <w:pStyle w:val="TOC2"/>
            <w:tabs>
              <w:tab w:val="right" w:leader="dot" w:pos="9017"/>
            </w:tabs>
            <w:rPr>
              <w:rFonts w:cstheme="minorBidi"/>
              <w:noProof/>
              <w:kern w:val="2"/>
              <w:sz w:val="24"/>
              <w:szCs w:val="24"/>
              <w:lang w:val="en-SG" w:eastAsia="en-SG"/>
              <w14:ligatures w14:val="standardContextual"/>
            </w:rPr>
          </w:pPr>
          <w:hyperlink w:anchor="_Toc179731379" w:history="1">
            <w:r w:rsidRPr="00047824">
              <w:rPr>
                <w:rStyle w:val="Hyperlink"/>
                <w:noProof/>
              </w:rPr>
              <w:t xml:space="preserve">Section </w:t>
            </w:r>
            <w:r w:rsidR="00247EB2">
              <w:rPr>
                <w:rStyle w:val="Hyperlink"/>
                <w:noProof/>
              </w:rPr>
              <w:t>G</w:t>
            </w:r>
            <w:r w:rsidRPr="00047824">
              <w:rPr>
                <w:rStyle w:val="Hyperlink"/>
                <w:noProof/>
              </w:rPr>
              <w:t xml:space="preserve">: </w:t>
            </w:r>
            <w:r w:rsidR="00247EB2">
              <w:rPr>
                <w:rStyle w:val="Hyperlink"/>
                <w:noProof/>
              </w:rPr>
              <w:t>Implementation, Design &amp; Layout</w:t>
            </w:r>
            <w:r w:rsidRPr="00047824">
              <w:rPr>
                <w:rStyle w:val="Hyperlink"/>
                <w:noProof/>
              </w:rPr>
              <w:t xml:space="preserve"> (</w:t>
            </w:r>
            <w:r w:rsidR="00450576">
              <w:rPr>
                <w:rStyle w:val="Hyperlink"/>
                <w:noProof/>
              </w:rPr>
              <w:t>15+5</w:t>
            </w:r>
            <w:r w:rsidR="00247EB2">
              <w:rPr>
                <w:rStyle w:val="Hyperlink"/>
                <w:noProof/>
              </w:rPr>
              <w:t>%</w:t>
            </w:r>
            <w:r w:rsidRPr="00047824">
              <w:rPr>
                <w:rStyle w:val="Hyperlink"/>
                <w:noProof/>
              </w:rPr>
              <w:t>)</w:t>
            </w:r>
            <w:r>
              <w:rPr>
                <w:noProof/>
                <w:webHidden/>
              </w:rPr>
              <w:tab/>
            </w:r>
            <w:r>
              <w:rPr>
                <w:noProof/>
                <w:webHidden/>
              </w:rPr>
              <w:fldChar w:fldCharType="begin"/>
            </w:r>
            <w:r>
              <w:rPr>
                <w:noProof/>
                <w:webHidden/>
              </w:rPr>
              <w:instrText xml:space="preserve"> PAGEREF _Toc179731379 \h </w:instrText>
            </w:r>
            <w:r>
              <w:rPr>
                <w:noProof/>
                <w:webHidden/>
              </w:rPr>
            </w:r>
            <w:r>
              <w:rPr>
                <w:noProof/>
                <w:webHidden/>
              </w:rPr>
              <w:fldChar w:fldCharType="separate"/>
            </w:r>
            <w:r w:rsidR="009A1052">
              <w:rPr>
                <w:noProof/>
                <w:webHidden/>
              </w:rPr>
              <w:t>1</w:t>
            </w:r>
            <w:r>
              <w:rPr>
                <w:noProof/>
                <w:webHidden/>
              </w:rPr>
              <w:fldChar w:fldCharType="end"/>
            </w:r>
          </w:hyperlink>
          <w:r w:rsidR="001B4FCC">
            <w:t>2</w:t>
          </w:r>
        </w:p>
        <w:p w14:paraId="0F77053F" w14:textId="107BF475" w:rsidR="00080CC5" w:rsidRPr="00B30563" w:rsidRDefault="00C26ED6" w:rsidP="00B30563">
          <w:pPr>
            <w:pStyle w:val="TOC2"/>
            <w:tabs>
              <w:tab w:val="right" w:leader="dot" w:pos="9015"/>
            </w:tabs>
            <w:rPr>
              <w:rStyle w:val="Hyperlink"/>
              <w:rFonts w:cstheme="minorBidi"/>
              <w:noProof/>
              <w:color w:val="auto"/>
              <w:kern w:val="2"/>
              <w:sz w:val="24"/>
              <w:szCs w:val="24"/>
              <w:u w:val="none"/>
              <w:lang w:val="en-SG" w:eastAsia="en-SG"/>
              <w14:ligatures w14:val="standardContextual"/>
            </w:rPr>
          </w:pPr>
          <w:hyperlink w:anchor="_Toc179731380" w:history="1">
            <w:r w:rsidRPr="00047824">
              <w:rPr>
                <w:rStyle w:val="Hyperlink"/>
                <w:noProof/>
              </w:rPr>
              <w:t xml:space="preserve">Section </w:t>
            </w:r>
            <w:r w:rsidR="00247EB2">
              <w:rPr>
                <w:rStyle w:val="Hyperlink"/>
                <w:noProof/>
              </w:rPr>
              <w:t>H</w:t>
            </w:r>
            <w:r w:rsidRPr="00047824">
              <w:rPr>
                <w:rStyle w:val="Hyperlink"/>
                <w:noProof/>
              </w:rPr>
              <w:t xml:space="preserve">: </w:t>
            </w:r>
            <w:r w:rsidR="00247EB2">
              <w:rPr>
                <w:rStyle w:val="Hyperlink"/>
                <w:noProof/>
              </w:rPr>
              <w:t>Justification</w:t>
            </w:r>
            <w:r w:rsidRPr="00047824">
              <w:rPr>
                <w:rStyle w:val="Hyperlink"/>
                <w:noProof/>
              </w:rPr>
              <w:t xml:space="preserve"> (10%)</w:t>
            </w:r>
            <w:r>
              <w:rPr>
                <w:noProof/>
                <w:webHidden/>
              </w:rPr>
              <w:tab/>
            </w:r>
            <w:r>
              <w:rPr>
                <w:noProof/>
                <w:webHidden/>
              </w:rPr>
              <w:fldChar w:fldCharType="begin"/>
            </w:r>
            <w:r>
              <w:rPr>
                <w:noProof/>
                <w:webHidden/>
              </w:rPr>
              <w:instrText xml:space="preserve"> PAGEREF _Toc179731380 \h </w:instrText>
            </w:r>
            <w:r>
              <w:rPr>
                <w:noProof/>
                <w:webHidden/>
              </w:rPr>
            </w:r>
            <w:r>
              <w:rPr>
                <w:noProof/>
                <w:webHidden/>
              </w:rPr>
              <w:fldChar w:fldCharType="separate"/>
            </w:r>
            <w:r w:rsidR="009A1052">
              <w:rPr>
                <w:noProof/>
                <w:webHidden/>
              </w:rPr>
              <w:t>1</w:t>
            </w:r>
            <w:r>
              <w:rPr>
                <w:noProof/>
                <w:webHidden/>
              </w:rPr>
              <w:fldChar w:fldCharType="end"/>
            </w:r>
          </w:hyperlink>
          <w:r w:rsidR="6766C2A3">
            <w:fldChar w:fldCharType="end"/>
          </w:r>
          <w:r w:rsidR="001B4FCC">
            <w:t>3</w:t>
          </w:r>
        </w:p>
      </w:sdtContent>
    </w:sdt>
    <w:p w14:paraId="4FF5235F" w14:textId="6411028C" w:rsidR="00B172D6" w:rsidRDefault="00B172D6"/>
    <w:p w14:paraId="328FFF3A" w14:textId="1F36E113" w:rsidR="00B172D6" w:rsidRPr="00B172D6" w:rsidRDefault="00B172D6" w:rsidP="00B172D6">
      <w:pPr>
        <w:spacing w:after="160" w:line="259" w:lineRule="auto"/>
        <w:rPr>
          <w:b/>
          <w:bCs/>
          <w:lang w:val="en-US"/>
        </w:rPr>
      </w:pPr>
      <w:r w:rsidRPr="00B172D6">
        <w:rPr>
          <w:b/>
          <w:bCs/>
        </w:rPr>
        <w:br w:type="page"/>
      </w:r>
    </w:p>
    <w:p w14:paraId="593C23EE" w14:textId="77777777" w:rsidR="00B172D6" w:rsidRDefault="00B172D6">
      <w:pPr>
        <w:spacing w:after="160" w:line="259" w:lineRule="auto"/>
      </w:pPr>
    </w:p>
    <w:p w14:paraId="7640C246" w14:textId="651D5D45" w:rsidR="00B172D6" w:rsidRDefault="00B172D6" w:rsidP="00B172D6">
      <w:pPr>
        <w:jc w:val="center"/>
      </w:pPr>
      <w:r>
        <w:rPr>
          <w:noProof/>
        </w:rPr>
        <w:drawing>
          <wp:inline distT="0" distB="0" distL="0" distR="0" wp14:anchorId="5C007A43" wp14:editId="7FF099D4">
            <wp:extent cx="1905000" cy="533400"/>
            <wp:effectExtent l="0" t="0" r="0" b="0"/>
            <wp:docPr id="907613074"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D69F5AF" w14:textId="77777777" w:rsidR="00B172D6" w:rsidRDefault="00B172D6" w:rsidP="00B172D6">
      <w:pPr>
        <w:jc w:val="center"/>
      </w:pPr>
    </w:p>
    <w:p w14:paraId="550316F6" w14:textId="77777777" w:rsidR="00B172D6" w:rsidRDefault="00B172D6" w:rsidP="00B172D6"/>
    <w:p w14:paraId="7294B3C8" w14:textId="77777777" w:rsidR="00B172D6" w:rsidRPr="007D6C10" w:rsidRDefault="00B172D6" w:rsidP="00B172D6">
      <w:pPr>
        <w:jc w:val="center"/>
        <w:rPr>
          <w:b/>
          <w:bCs/>
          <w:sz w:val="48"/>
        </w:rPr>
      </w:pPr>
      <w:r w:rsidRPr="007D6C10">
        <w:rPr>
          <w:b/>
          <w:bCs/>
          <w:sz w:val="48"/>
        </w:rPr>
        <w:t>SCHOOL OF INFORMATICS &amp; IT</w:t>
      </w:r>
    </w:p>
    <w:p w14:paraId="4DC1E662" w14:textId="77777777" w:rsidR="00B172D6" w:rsidRDefault="00B172D6" w:rsidP="00B172D6"/>
    <w:p w14:paraId="22B018A4" w14:textId="77777777" w:rsidR="00B172D6" w:rsidRDefault="00B172D6" w:rsidP="00B172D6">
      <w:pPr>
        <w:jc w:val="center"/>
        <w:rPr>
          <w:b/>
          <w:bCs/>
          <w:sz w:val="48"/>
        </w:rPr>
      </w:pPr>
    </w:p>
    <w:p w14:paraId="58AE19A7" w14:textId="142CAAB3" w:rsidR="00B172D6" w:rsidRPr="008A5D37" w:rsidRDefault="00B172D6" w:rsidP="00B172D6">
      <w:pPr>
        <w:jc w:val="center"/>
        <w:rPr>
          <w:b/>
          <w:bCs/>
          <w:sz w:val="48"/>
        </w:rPr>
      </w:pPr>
      <w:r>
        <w:rPr>
          <w:b/>
          <w:bCs/>
          <w:sz w:val="48"/>
        </w:rPr>
        <w:t xml:space="preserve">Diploma </w:t>
      </w:r>
      <w:r w:rsidRPr="008A5D37">
        <w:rPr>
          <w:b/>
          <w:bCs/>
          <w:sz w:val="48"/>
        </w:rPr>
        <w:t xml:space="preserve">in </w:t>
      </w:r>
      <w:r w:rsidR="008A5D37" w:rsidRPr="008A5D37">
        <w:rPr>
          <w:b/>
          <w:bCs/>
          <w:sz w:val="48"/>
        </w:rPr>
        <w:t>Information Technology</w:t>
      </w:r>
    </w:p>
    <w:p w14:paraId="2A1AFFD9" w14:textId="77777777" w:rsidR="00B172D6" w:rsidRPr="008A5D37" w:rsidRDefault="00B172D6" w:rsidP="00B172D6">
      <w:pPr>
        <w:jc w:val="center"/>
        <w:rPr>
          <w:b/>
          <w:bCs/>
          <w:sz w:val="48"/>
        </w:rPr>
      </w:pPr>
    </w:p>
    <w:p w14:paraId="68D5FC0D" w14:textId="4CD9C95F" w:rsidR="00B172D6" w:rsidRPr="008A5D37" w:rsidRDefault="00B172D6" w:rsidP="00B172D6">
      <w:pPr>
        <w:jc w:val="center"/>
        <w:rPr>
          <w:b/>
          <w:bCs/>
          <w:sz w:val="40"/>
        </w:rPr>
      </w:pPr>
      <w:r w:rsidRPr="008A5D37">
        <w:rPr>
          <w:b/>
          <w:bCs/>
          <w:sz w:val="40"/>
        </w:rPr>
        <w:t xml:space="preserve">Project </w:t>
      </w:r>
      <w:r w:rsidR="008A5D37" w:rsidRPr="008A5D37">
        <w:rPr>
          <w:b/>
          <w:bCs/>
          <w:sz w:val="40"/>
        </w:rPr>
        <w:t xml:space="preserve">1 </w:t>
      </w:r>
      <w:r w:rsidRPr="008A5D37">
        <w:rPr>
          <w:b/>
          <w:bCs/>
          <w:sz w:val="40"/>
        </w:rPr>
        <w:t>Report</w:t>
      </w:r>
    </w:p>
    <w:p w14:paraId="74335EDA" w14:textId="77777777" w:rsidR="00B172D6" w:rsidRDefault="00B172D6" w:rsidP="00B172D6">
      <w:pPr>
        <w:rPr>
          <w:b/>
          <w:bCs/>
        </w:rPr>
      </w:pPr>
    </w:p>
    <w:p w14:paraId="71CAD31E" w14:textId="77777777" w:rsidR="00B172D6" w:rsidRDefault="00B172D6" w:rsidP="00B172D6">
      <w:pPr>
        <w:rPr>
          <w:b/>
          <w:bCs/>
        </w:rPr>
      </w:pPr>
    </w:p>
    <w:p w14:paraId="0D1224E8" w14:textId="77777777" w:rsidR="00B172D6" w:rsidRPr="009B3C05" w:rsidRDefault="00B172D6" w:rsidP="00B172D6">
      <w:pPr>
        <w:jc w:val="center"/>
        <w:rPr>
          <w:lang w:val="en-SG"/>
        </w:rPr>
      </w:pPr>
    </w:p>
    <w:p w14:paraId="0C1E8744" w14:textId="77777777" w:rsidR="00B172D6" w:rsidRPr="009B3C05" w:rsidRDefault="00B172D6" w:rsidP="00B172D6">
      <w:pPr>
        <w:jc w:val="both"/>
        <w:rPr>
          <w:lang w:val="en-SG"/>
        </w:rPr>
      </w:pPr>
    </w:p>
    <w:p w14:paraId="0A37EAE9" w14:textId="6BF46836" w:rsidR="00B172D6" w:rsidRPr="005C5421" w:rsidRDefault="00B172D6" w:rsidP="00B172D6">
      <w:pPr>
        <w:rPr>
          <w:sz w:val="28"/>
          <w:szCs w:val="28"/>
          <w:lang w:val="en-SG"/>
        </w:rPr>
      </w:pPr>
      <w:r w:rsidRPr="005C5421">
        <w:rPr>
          <w:sz w:val="28"/>
          <w:szCs w:val="28"/>
          <w:lang w:val="en-SG"/>
        </w:rPr>
        <w:t>Student Name (Matric Number)</w:t>
      </w:r>
      <w:proofErr w:type="gramStart"/>
      <w:r w:rsidRPr="005C5421">
        <w:rPr>
          <w:sz w:val="28"/>
          <w:szCs w:val="28"/>
          <w:lang w:val="en-SG"/>
        </w:rPr>
        <w:tab/>
        <w:t>:</w:t>
      </w:r>
      <w:r w:rsidR="00241D46">
        <w:rPr>
          <w:sz w:val="28"/>
          <w:szCs w:val="28"/>
          <w:lang w:val="en-SG"/>
        </w:rPr>
        <w:t>Leon</w:t>
      </w:r>
      <w:proofErr w:type="gramEnd"/>
      <w:r w:rsidR="00241D46">
        <w:rPr>
          <w:sz w:val="28"/>
          <w:szCs w:val="28"/>
          <w:lang w:val="en-SG"/>
        </w:rPr>
        <w:t xml:space="preserve"> Jr Chua</w:t>
      </w:r>
    </w:p>
    <w:p w14:paraId="1E3BB0C2" w14:textId="77777777" w:rsidR="00B172D6" w:rsidRPr="005C5421" w:rsidRDefault="00B172D6" w:rsidP="00B172D6">
      <w:pPr>
        <w:rPr>
          <w:sz w:val="28"/>
          <w:szCs w:val="28"/>
          <w:lang w:val="en-SG"/>
        </w:rPr>
      </w:pPr>
    </w:p>
    <w:p w14:paraId="72F8BA38" w14:textId="6BEB5D72" w:rsidR="00B172D6" w:rsidRPr="005C5421" w:rsidRDefault="00B172D6" w:rsidP="00B172D6">
      <w:pPr>
        <w:rPr>
          <w:sz w:val="28"/>
          <w:szCs w:val="28"/>
          <w:lang w:val="en-SG"/>
        </w:rPr>
      </w:pPr>
      <w:r w:rsidRPr="005C5421">
        <w:rPr>
          <w:sz w:val="28"/>
          <w:szCs w:val="28"/>
          <w:lang w:val="en-SG"/>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lang w:val="en-SG"/>
        </w:rPr>
        <w:t xml:space="preserve">:  </w:t>
      </w:r>
      <w:r w:rsidR="00241D46">
        <w:rPr>
          <w:sz w:val="28"/>
          <w:szCs w:val="28"/>
          <w:lang w:val="en-SG"/>
        </w:rPr>
        <w:t>TC23</w:t>
      </w:r>
    </w:p>
    <w:p w14:paraId="4B0CFBF1" w14:textId="77777777" w:rsidR="00B172D6" w:rsidRPr="005C5421" w:rsidRDefault="00B172D6" w:rsidP="00B172D6">
      <w:pPr>
        <w:rPr>
          <w:rFonts w:eastAsia="Arial"/>
          <w:sz w:val="28"/>
          <w:szCs w:val="28"/>
          <w:lang w:val="en-SG"/>
        </w:rPr>
      </w:pPr>
      <w:r w:rsidRPr="005C5421">
        <w:rPr>
          <w:rFonts w:eastAsia="Segoe UI"/>
          <w:color w:val="FFFFFF"/>
          <w:sz w:val="28"/>
          <w:szCs w:val="28"/>
          <w:lang w:val="en-SG"/>
        </w:rPr>
        <w:t>Jenny LING (TP)</w:t>
      </w:r>
    </w:p>
    <w:p w14:paraId="4C2A214B" w14:textId="64653C18" w:rsidR="00B172D6" w:rsidRPr="005C5421" w:rsidRDefault="00B172D6" w:rsidP="00B172D6">
      <w:pPr>
        <w:rPr>
          <w:sz w:val="28"/>
          <w:szCs w:val="28"/>
          <w:lang w:val="en-SG"/>
        </w:rPr>
      </w:pPr>
      <w:r w:rsidRPr="005C5421">
        <w:rPr>
          <w:sz w:val="28"/>
          <w:szCs w:val="28"/>
          <w:lang w:val="en-SG"/>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241D46">
        <w:rPr>
          <w:sz w:val="28"/>
          <w:szCs w:val="28"/>
          <w:lang w:val="en-SG"/>
        </w:rPr>
        <w:t>Mr Alfred Teng</w:t>
      </w:r>
    </w:p>
    <w:p w14:paraId="074C24CC" w14:textId="77777777" w:rsidR="00B172D6" w:rsidRPr="005C5421" w:rsidRDefault="00B172D6" w:rsidP="00B172D6">
      <w:pPr>
        <w:rPr>
          <w:sz w:val="28"/>
          <w:szCs w:val="28"/>
          <w:lang w:val="en-SG"/>
        </w:rPr>
      </w:pPr>
    </w:p>
    <w:p w14:paraId="0F2C64D4" w14:textId="507D256B" w:rsidR="00B172D6" w:rsidRPr="005C5421" w:rsidRDefault="00B172D6" w:rsidP="00B172D6">
      <w:pPr>
        <w:rPr>
          <w:sz w:val="28"/>
          <w:szCs w:val="28"/>
          <w:lang w:val="en-SG"/>
        </w:rPr>
      </w:pPr>
      <w:r w:rsidRPr="005C5421">
        <w:rPr>
          <w:sz w:val="28"/>
          <w:szCs w:val="28"/>
          <w:lang w:val="en-SG"/>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321B4E">
        <w:rPr>
          <w:sz w:val="28"/>
          <w:szCs w:val="28"/>
          <w:lang w:val="en-SG"/>
        </w:rPr>
        <w:t>7/12/2025</w:t>
      </w:r>
    </w:p>
    <w:p w14:paraId="3524CDC4" w14:textId="77777777" w:rsidR="00B172D6" w:rsidRPr="005C5421" w:rsidRDefault="00B172D6" w:rsidP="00B172D6">
      <w:pPr>
        <w:jc w:val="both"/>
        <w:rPr>
          <w:sz w:val="28"/>
          <w:szCs w:val="28"/>
          <w:lang w:val="en-SG"/>
        </w:rPr>
      </w:pPr>
    </w:p>
    <w:p w14:paraId="5FF6AD3F" w14:textId="77777777" w:rsidR="00B172D6" w:rsidRDefault="00B172D6" w:rsidP="00B172D6">
      <w:pPr>
        <w:jc w:val="center"/>
        <w:rPr>
          <w:b/>
          <w:bCs/>
          <w:sz w:val="36"/>
        </w:rPr>
      </w:pPr>
    </w:p>
    <w:p w14:paraId="156129F3" w14:textId="77777777" w:rsidR="00B172D6" w:rsidRPr="0005773C" w:rsidRDefault="00B172D6" w:rsidP="00B172D6">
      <w:pPr>
        <w:jc w:val="center"/>
        <w:outlineLvl w:val="0"/>
        <w:rPr>
          <w:b/>
          <w:bCs/>
          <w:color w:val="FF0000"/>
          <w:sz w:val="48"/>
          <w:szCs w:val="48"/>
        </w:rPr>
      </w:pPr>
      <w:bookmarkStart w:id="0" w:name="_Toc179731369"/>
      <w:r w:rsidRPr="6766C2A3">
        <w:rPr>
          <w:b/>
          <w:bCs/>
          <w:color w:val="FF0000"/>
          <w:sz w:val="48"/>
          <w:szCs w:val="48"/>
        </w:rPr>
        <w:t>Declaration of Originality</w:t>
      </w:r>
      <w:bookmarkEnd w:id="0"/>
    </w:p>
    <w:p w14:paraId="4B92FD82" w14:textId="77777777" w:rsidR="00B172D6" w:rsidRPr="0048797B" w:rsidRDefault="00B172D6" w:rsidP="00B172D6">
      <w:pPr>
        <w:autoSpaceDE w:val="0"/>
        <w:autoSpaceDN w:val="0"/>
        <w:adjustRightInd w:val="0"/>
        <w:jc w:val="center"/>
        <w:rPr>
          <w:sz w:val="28"/>
          <w:szCs w:val="28"/>
          <w:lang w:val="en-US"/>
        </w:rPr>
      </w:pPr>
    </w:p>
    <w:p w14:paraId="611440D6" w14:textId="77777777" w:rsidR="00B172D6" w:rsidRDefault="00B172D6" w:rsidP="00B172D6">
      <w:pPr>
        <w:autoSpaceDE w:val="0"/>
        <w:autoSpaceDN w:val="0"/>
        <w:adjustRightInd w:val="0"/>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61083F10" w14:textId="77777777" w:rsidR="00B172D6" w:rsidRPr="001A39A3" w:rsidRDefault="00B172D6" w:rsidP="00B172D6">
      <w:pPr>
        <w:autoSpaceDE w:val="0"/>
        <w:autoSpaceDN w:val="0"/>
        <w:adjustRightInd w:val="0"/>
        <w:jc w:val="center"/>
        <w:rPr>
          <w:sz w:val="28"/>
          <w:szCs w:val="28"/>
          <w:lang w:val="en-US"/>
        </w:rPr>
      </w:pPr>
    </w:p>
    <w:p w14:paraId="1468232E" w14:textId="77777777" w:rsidR="00B172D6" w:rsidRDefault="00B172D6" w:rsidP="00B172D6">
      <w:pPr>
        <w:autoSpaceDE w:val="0"/>
        <w:autoSpaceDN w:val="0"/>
        <w:adjustRightInd w:val="0"/>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7A1A516E" w14:textId="77777777" w:rsidR="00B172D6" w:rsidRPr="0048797B" w:rsidRDefault="00B172D6" w:rsidP="00B172D6">
      <w:pPr>
        <w:autoSpaceDE w:val="0"/>
        <w:autoSpaceDN w:val="0"/>
        <w:adjustRightInd w:val="0"/>
        <w:jc w:val="center"/>
        <w:rPr>
          <w:sz w:val="28"/>
          <w:szCs w:val="28"/>
        </w:rPr>
      </w:pPr>
    </w:p>
    <w:p w14:paraId="5EB2F23A" w14:textId="77777777" w:rsidR="00B172D6" w:rsidRPr="0048797B" w:rsidRDefault="00B172D6" w:rsidP="00B172D6">
      <w:pPr>
        <w:autoSpaceDE w:val="0"/>
        <w:autoSpaceDN w:val="0"/>
        <w:adjustRightInd w:val="0"/>
        <w:jc w:val="center"/>
        <w:rPr>
          <w:sz w:val="28"/>
          <w:szCs w:val="28"/>
        </w:rPr>
      </w:pPr>
      <w:r w:rsidRPr="0048797B">
        <w:rPr>
          <w:sz w:val="28"/>
          <w:szCs w:val="28"/>
        </w:rPr>
        <w:t>I understand that Plagiarism is an academic offence</w:t>
      </w:r>
    </w:p>
    <w:p w14:paraId="12039249" w14:textId="77777777" w:rsidR="00B172D6" w:rsidRPr="0048797B" w:rsidRDefault="00B172D6" w:rsidP="00B172D6">
      <w:pPr>
        <w:autoSpaceDE w:val="0"/>
        <w:autoSpaceDN w:val="0"/>
        <w:adjustRightInd w:val="0"/>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2E0FAD9F" w14:textId="77777777" w:rsidR="00B172D6" w:rsidRDefault="00B172D6" w:rsidP="00B172D6">
      <w:pPr>
        <w:jc w:val="center"/>
        <w:rPr>
          <w:rFonts w:ascii="Arial Narrow" w:hAnsi="Arial Narrow"/>
          <w:b/>
          <w:bCs/>
          <w:szCs w:val="24"/>
          <w:lang w:val="en-US"/>
        </w:rPr>
      </w:pPr>
    </w:p>
    <w:p w14:paraId="2A8481F5" w14:textId="77777777" w:rsidR="00B172D6" w:rsidRDefault="00B172D6" w:rsidP="00B172D6">
      <w:pPr>
        <w:jc w:val="center"/>
        <w:rPr>
          <w:rFonts w:ascii="Arial Narrow" w:hAnsi="Arial Narrow"/>
          <w:b/>
          <w:bCs/>
          <w:szCs w:val="24"/>
          <w:lang w:val="en-US"/>
        </w:rPr>
      </w:pPr>
    </w:p>
    <w:p w14:paraId="387A5BA3" w14:textId="77777777" w:rsidR="00B172D6" w:rsidRDefault="00B172D6" w:rsidP="00B172D6">
      <w:pPr>
        <w:jc w:val="center"/>
        <w:rPr>
          <w:rFonts w:ascii="Arial Narrow" w:hAnsi="Arial Narrow"/>
          <w:b/>
          <w:bCs/>
          <w:szCs w:val="24"/>
          <w:lang w:val="en-US"/>
        </w:rPr>
      </w:pPr>
    </w:p>
    <w:p w14:paraId="491A4891" w14:textId="77777777" w:rsidR="00B172D6" w:rsidRDefault="00B172D6" w:rsidP="00B172D6">
      <w:pPr>
        <w:jc w:val="center"/>
        <w:rPr>
          <w:rFonts w:ascii="Arial Narrow" w:hAnsi="Arial Narrow"/>
          <w:b/>
          <w:bCs/>
          <w:szCs w:val="24"/>
          <w:lang w:val="en-US"/>
        </w:rPr>
      </w:pPr>
    </w:p>
    <w:p w14:paraId="571CC3B5" w14:textId="77777777" w:rsidR="00B172D6" w:rsidRDefault="00B172D6" w:rsidP="00B172D6">
      <w:pPr>
        <w:rPr>
          <w:b/>
          <w:bCs/>
          <w:sz w:val="28"/>
          <w:szCs w:val="28"/>
          <w:u w:val="single"/>
        </w:rPr>
      </w:pPr>
    </w:p>
    <w:p w14:paraId="058CDCCF" w14:textId="77777777" w:rsidR="00B172D6" w:rsidRPr="000B0549" w:rsidRDefault="00B172D6" w:rsidP="00B172D6">
      <w:pPr>
        <w:jc w:val="center"/>
        <w:rPr>
          <w:b/>
          <w:bCs/>
          <w:sz w:val="22"/>
          <w:szCs w:val="22"/>
          <w:u w:val="single"/>
        </w:rPr>
      </w:pPr>
      <w:r w:rsidRPr="000B0549">
        <w:rPr>
          <w:b/>
          <w:bCs/>
          <w:sz w:val="22"/>
          <w:szCs w:val="22"/>
          <w:u w:val="single"/>
        </w:rPr>
        <w:t>Declaration on the use of Generative AI tools for assignments</w:t>
      </w:r>
    </w:p>
    <w:p w14:paraId="07FFB3D0" w14:textId="77777777" w:rsidR="00B172D6" w:rsidRPr="000B0549" w:rsidRDefault="00B172D6" w:rsidP="00B172D6">
      <w:pPr>
        <w:rPr>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B172D6" w:rsidRPr="000B0549" w14:paraId="406B8D56" w14:textId="77777777" w:rsidTr="008C4D9D">
        <w:tc>
          <w:tcPr>
            <w:tcW w:w="8529" w:type="dxa"/>
          </w:tcPr>
          <w:p w14:paraId="77A1F865" w14:textId="77777777" w:rsidR="00B172D6" w:rsidRPr="000B0549" w:rsidRDefault="00B172D6" w:rsidP="008C4D9D">
            <w:pPr>
              <w:tabs>
                <w:tab w:val="left" w:pos="360"/>
              </w:tabs>
              <w:jc w:val="both"/>
              <w:rPr>
                <w:sz w:val="22"/>
                <w:szCs w:val="22"/>
              </w:rPr>
            </w:pPr>
          </w:p>
          <w:p w14:paraId="1BC31F9F" w14:textId="77777777" w:rsidR="00B172D6" w:rsidRPr="00B467CB" w:rsidRDefault="00B172D6" w:rsidP="008C4D9D">
            <w:pPr>
              <w:tabs>
                <w:tab w:val="left" w:pos="360"/>
              </w:tabs>
              <w:jc w:val="both"/>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27A0E404" w14:textId="77777777" w:rsidR="00B172D6" w:rsidRPr="00B467CB" w:rsidRDefault="00B172D6" w:rsidP="008C4D9D">
            <w:pPr>
              <w:tabs>
                <w:tab w:val="left" w:pos="360"/>
              </w:tabs>
              <w:jc w:val="both"/>
              <w:rPr>
                <w:szCs w:val="24"/>
              </w:rPr>
            </w:pPr>
          </w:p>
          <w:p w14:paraId="62582B58" w14:textId="77777777" w:rsidR="00B172D6" w:rsidRDefault="00B172D6" w:rsidP="008C4D9D">
            <w:pPr>
              <w:tabs>
                <w:tab w:val="left" w:pos="360"/>
              </w:tabs>
              <w:jc w:val="both"/>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6B83AA27" w14:textId="77777777" w:rsidR="00B172D6" w:rsidRDefault="00B172D6" w:rsidP="008C4D9D">
            <w:pPr>
              <w:tabs>
                <w:tab w:val="left" w:pos="360"/>
              </w:tabs>
              <w:jc w:val="both"/>
              <w:rPr>
                <w:b/>
                <w:bCs/>
                <w:szCs w:val="24"/>
              </w:rPr>
            </w:pPr>
          </w:p>
          <w:p w14:paraId="35239C8B" w14:textId="77777777" w:rsidR="00B172D6" w:rsidRDefault="00B172D6" w:rsidP="008C4D9D">
            <w:pPr>
              <w:tabs>
                <w:tab w:val="left" w:pos="360"/>
              </w:tabs>
              <w:jc w:val="both"/>
              <w:rPr>
                <w:b/>
                <w:bCs/>
                <w:szCs w:val="24"/>
              </w:rPr>
            </w:pPr>
            <w:r>
              <w:rPr>
                <w:b/>
                <w:bCs/>
                <w:szCs w:val="24"/>
              </w:rPr>
              <w:t>Please refer to this PDF on “</w:t>
            </w:r>
            <w:r w:rsidRPr="00320EE7">
              <w:rPr>
                <w:b/>
                <w:bCs/>
                <w:szCs w:val="24"/>
              </w:rPr>
              <w:t>How to share the conversations made with ChatGPT?</w:t>
            </w:r>
            <w:r>
              <w:rPr>
                <w:b/>
                <w:bCs/>
                <w:szCs w:val="24"/>
              </w:rPr>
              <w:t>”</w:t>
            </w:r>
          </w:p>
          <w:p w14:paraId="32395C6F" w14:textId="0CFC2F42" w:rsidR="00B172D6" w:rsidRPr="00B467CB" w:rsidRDefault="00F342BC" w:rsidP="008C4D9D">
            <w:pPr>
              <w:tabs>
                <w:tab w:val="left" w:pos="360"/>
              </w:tabs>
              <w:jc w:val="both"/>
              <w:rPr>
                <w:b/>
                <w:bCs/>
                <w:sz w:val="36"/>
              </w:rPr>
            </w:pPr>
            <w:r w:rsidRPr="00F342BC">
              <w:rPr>
                <w:b/>
                <w:bCs/>
                <w:noProof/>
                <w:sz w:val="36"/>
                <w14:ligatures w14:val="standardContextual"/>
              </w:rPr>
              <w:object w:dxaOrig="1700" w:dyaOrig="1133" w14:anchorId="195F40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4pt;height:55.8pt;mso-width-percent:0;mso-height-percent:0;mso-width-percent:0;mso-height-percent:0" o:ole="">
                  <v:imagedata r:id="rId12" o:title=""/>
                </v:shape>
                <o:OLEObject Type="Embed" ProgID="Acrobat.Document.DC" ShapeID="_x0000_i1025" DrawAspect="Icon" ObjectID="_1826616644" r:id="rId13"/>
              </w:object>
            </w:r>
          </w:p>
          <w:p w14:paraId="5D9BE34B" w14:textId="77777777" w:rsidR="00B172D6" w:rsidRPr="000B0549" w:rsidRDefault="00B172D6" w:rsidP="008C4D9D">
            <w:pPr>
              <w:rPr>
                <w:b/>
                <w:bCs/>
                <w:sz w:val="22"/>
                <w:szCs w:val="22"/>
              </w:rPr>
            </w:pPr>
          </w:p>
        </w:tc>
      </w:tr>
      <w:tr w:rsidR="00B172D6" w:rsidRPr="000B0549" w14:paraId="5207EE1E" w14:textId="77777777" w:rsidTr="008C4D9D">
        <w:tc>
          <w:tcPr>
            <w:tcW w:w="8529" w:type="dxa"/>
          </w:tcPr>
          <w:p w14:paraId="7919F4F4" w14:textId="77777777" w:rsidR="00B172D6" w:rsidRPr="000B0549" w:rsidRDefault="00B172D6" w:rsidP="008C4D9D">
            <w:pPr>
              <w:rPr>
                <w:b/>
                <w:bCs/>
                <w:sz w:val="22"/>
                <w:szCs w:val="22"/>
              </w:rPr>
            </w:pPr>
          </w:p>
          <w:p w14:paraId="73D7373D" w14:textId="77777777" w:rsidR="00B172D6" w:rsidRPr="000B0549" w:rsidRDefault="00B172D6" w:rsidP="008C4D9D">
            <w:pPr>
              <w:rPr>
                <w:b/>
                <w:bCs/>
                <w:sz w:val="22"/>
                <w:szCs w:val="22"/>
              </w:rPr>
            </w:pPr>
          </w:p>
          <w:p w14:paraId="226F1014" w14:textId="77777777" w:rsidR="00B172D6" w:rsidRPr="000B0549" w:rsidRDefault="00B172D6" w:rsidP="008C4D9D">
            <w:pPr>
              <w:rPr>
                <w:b/>
                <w:bCs/>
                <w:sz w:val="22"/>
                <w:szCs w:val="22"/>
              </w:rPr>
            </w:pPr>
          </w:p>
          <w:p w14:paraId="19C89EEB" w14:textId="653B0B4C" w:rsidR="00B172D6" w:rsidRPr="000B0549" w:rsidRDefault="00321B4E" w:rsidP="008C4D9D">
            <w:pPr>
              <w:rPr>
                <w:b/>
                <w:bCs/>
                <w:sz w:val="22"/>
                <w:szCs w:val="22"/>
              </w:rPr>
            </w:pPr>
            <w:r w:rsidRPr="00321B4E">
              <w:rPr>
                <w:b/>
                <w:bCs/>
                <w:sz w:val="22"/>
                <w:szCs w:val="22"/>
              </w:rPr>
              <w:t>https://chatgpt.com/share/693505f1-3bf4-8012-97f7-6c9d6710bcf0</w:t>
            </w:r>
          </w:p>
          <w:p w14:paraId="40855412" w14:textId="77777777" w:rsidR="00B172D6" w:rsidRPr="000B0549" w:rsidRDefault="00B172D6" w:rsidP="008C4D9D">
            <w:pPr>
              <w:rPr>
                <w:b/>
                <w:bCs/>
                <w:sz w:val="22"/>
                <w:szCs w:val="22"/>
              </w:rPr>
            </w:pPr>
          </w:p>
          <w:p w14:paraId="55F700F1" w14:textId="77777777" w:rsidR="00B172D6" w:rsidRPr="000B0549" w:rsidRDefault="00B172D6" w:rsidP="008C4D9D">
            <w:pPr>
              <w:rPr>
                <w:b/>
                <w:bCs/>
                <w:sz w:val="22"/>
                <w:szCs w:val="22"/>
              </w:rPr>
            </w:pPr>
          </w:p>
          <w:p w14:paraId="7FEC058C" w14:textId="77777777" w:rsidR="00B172D6" w:rsidRPr="000B0549" w:rsidRDefault="00B172D6" w:rsidP="008C4D9D">
            <w:pPr>
              <w:rPr>
                <w:b/>
                <w:bCs/>
                <w:sz w:val="22"/>
                <w:szCs w:val="22"/>
              </w:rPr>
            </w:pPr>
          </w:p>
          <w:p w14:paraId="1C9DD08F" w14:textId="77777777" w:rsidR="00B172D6" w:rsidRPr="000B0549" w:rsidRDefault="00B172D6" w:rsidP="008C4D9D">
            <w:pPr>
              <w:rPr>
                <w:b/>
                <w:bCs/>
                <w:sz w:val="22"/>
                <w:szCs w:val="22"/>
              </w:rPr>
            </w:pPr>
          </w:p>
          <w:p w14:paraId="6D56CBCC" w14:textId="77777777" w:rsidR="00B172D6" w:rsidRPr="000B0549" w:rsidRDefault="00B172D6" w:rsidP="008C4D9D">
            <w:pPr>
              <w:rPr>
                <w:b/>
                <w:bCs/>
                <w:sz w:val="22"/>
                <w:szCs w:val="22"/>
              </w:rPr>
            </w:pPr>
          </w:p>
          <w:p w14:paraId="35D546BF" w14:textId="77777777" w:rsidR="00B172D6" w:rsidRPr="000B0549" w:rsidRDefault="00B172D6" w:rsidP="008C4D9D">
            <w:pPr>
              <w:rPr>
                <w:b/>
                <w:bCs/>
                <w:sz w:val="22"/>
                <w:szCs w:val="22"/>
              </w:rPr>
            </w:pPr>
          </w:p>
        </w:tc>
      </w:tr>
      <w:tr w:rsidR="00B172D6" w:rsidRPr="000B0549" w14:paraId="5AA8B54D" w14:textId="77777777" w:rsidTr="008C4D9D">
        <w:tc>
          <w:tcPr>
            <w:tcW w:w="8529" w:type="dxa"/>
          </w:tcPr>
          <w:p w14:paraId="1546E1D9" w14:textId="77777777" w:rsidR="00B172D6" w:rsidRPr="00B467CB" w:rsidRDefault="00B172D6" w:rsidP="008C4D9D">
            <w:pPr>
              <w:rPr>
                <w:szCs w:val="24"/>
                <w:u w:val="single"/>
              </w:rPr>
            </w:pPr>
            <w:r w:rsidRPr="00B467CB">
              <w:rPr>
                <w:szCs w:val="24"/>
                <w:u w:val="single"/>
              </w:rPr>
              <w:t xml:space="preserve">How do you </w:t>
            </w:r>
            <w:r>
              <w:rPr>
                <w:szCs w:val="24"/>
                <w:u w:val="single"/>
              </w:rPr>
              <w:t>indicate the reference?</w:t>
            </w:r>
          </w:p>
          <w:p w14:paraId="5B52F95A" w14:textId="77777777" w:rsidR="00B172D6" w:rsidRPr="00884A6D" w:rsidRDefault="00B172D6" w:rsidP="008C4D9D">
            <w:pPr>
              <w:shd w:val="clear" w:color="auto" w:fill="FFFFFF"/>
              <w:spacing w:after="150"/>
              <w:jc w:val="both"/>
              <w:rPr>
                <w:szCs w:val="24"/>
                <w:lang w:val="en-US" w:eastAsia="zh-CN"/>
              </w:rPr>
            </w:pPr>
            <w:r w:rsidRPr="00625B31">
              <w:rPr>
                <w:szCs w:val="24"/>
                <w:lang w:val="en-US" w:eastAsia="zh-CN"/>
              </w:rPr>
              <w:t>The</w:t>
            </w:r>
            <w:r w:rsidRPr="00B467CB">
              <w:rPr>
                <w:szCs w:val="24"/>
                <w:lang w:val="en-US" w:eastAsia="zh-CN"/>
              </w:rPr>
              <w:t xml:space="preserve"> content generated by AI tools are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1934E264" w14:textId="77777777" w:rsidR="00B172D6" w:rsidRPr="00884A6D" w:rsidRDefault="00B172D6" w:rsidP="008C4D9D">
            <w:pPr>
              <w:tabs>
                <w:tab w:val="left" w:pos="360"/>
              </w:tabs>
              <w:jc w:val="both"/>
              <w:rPr>
                <w:szCs w:val="24"/>
              </w:rPr>
            </w:pPr>
            <w:r w:rsidRPr="00884A6D">
              <w:rPr>
                <w:szCs w:val="24"/>
                <w:lang w:val="en-US"/>
              </w:rPr>
              <w:t>According to the official APA Style site, ChatGPT references should be cited as:</w:t>
            </w:r>
          </w:p>
          <w:p w14:paraId="1CDDD100" w14:textId="77777777" w:rsidR="00B172D6" w:rsidRPr="00884A6D" w:rsidRDefault="00B172D6" w:rsidP="008C4D9D">
            <w:pPr>
              <w:jc w:val="both"/>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04A7A919" w14:textId="77777777" w:rsidR="00B172D6" w:rsidRDefault="00B172D6" w:rsidP="008C4D9D">
            <w:pPr>
              <w:jc w:val="both"/>
              <w:rPr>
                <w:szCs w:val="24"/>
              </w:rPr>
            </w:pPr>
            <w:r w:rsidRPr="00884A6D">
              <w:rPr>
                <w:szCs w:val="24"/>
              </w:rPr>
              <w:t xml:space="preserve">                    </w:t>
            </w:r>
            <w:hyperlink r:id="rId14" w:history="1">
              <w:r w:rsidRPr="00DC4D28">
                <w:rPr>
                  <w:rStyle w:val="Hyperlink"/>
                  <w:rFonts w:eastAsiaTheme="majorEastAsia"/>
                  <w:szCs w:val="24"/>
                </w:rPr>
                <w:t>https://chat.openai.com/chat</w:t>
              </w:r>
            </w:hyperlink>
          </w:p>
          <w:p w14:paraId="2F0ECB1F" w14:textId="77777777" w:rsidR="00B172D6" w:rsidRDefault="00B172D6" w:rsidP="008C4D9D">
            <w:pPr>
              <w:tabs>
                <w:tab w:val="left" w:pos="360"/>
              </w:tabs>
              <w:jc w:val="both"/>
              <w:rPr>
                <w:szCs w:val="24"/>
                <w:lang w:val="en-US"/>
              </w:rPr>
            </w:pPr>
          </w:p>
          <w:p w14:paraId="65933016" w14:textId="77777777" w:rsidR="00B172D6" w:rsidRPr="000B0549" w:rsidRDefault="00B172D6" w:rsidP="008C4D9D">
            <w:pPr>
              <w:tabs>
                <w:tab w:val="left" w:pos="360"/>
              </w:tabs>
              <w:jc w:val="both"/>
              <w:rPr>
                <w:sz w:val="22"/>
                <w:szCs w:val="22"/>
                <w:lang w:val="en-US"/>
              </w:rPr>
            </w:pPr>
            <w:r>
              <w:rPr>
                <w:szCs w:val="24"/>
                <w:lang w:val="en-US"/>
              </w:rPr>
              <w:t xml:space="preserve">Note: The information in parentheses refers to the update or revision date of the model used. Refer to the release notes in the ChatGPT application. </w:t>
            </w:r>
          </w:p>
        </w:tc>
      </w:tr>
    </w:tbl>
    <w:p w14:paraId="01BAFB13" w14:textId="4BE84305" w:rsidR="00B172D6" w:rsidRDefault="00B172D6" w:rsidP="00B172D6">
      <w:pPr>
        <w:tabs>
          <w:tab w:val="left" w:pos="360"/>
        </w:tabs>
        <w:jc w:val="both"/>
        <w:rPr>
          <w:b/>
          <w:bCs/>
          <w:szCs w:val="22"/>
        </w:rPr>
      </w:pPr>
    </w:p>
    <w:p w14:paraId="28600723" w14:textId="77777777" w:rsidR="00B172D6" w:rsidRDefault="00B172D6">
      <w:pPr>
        <w:spacing w:after="160" w:line="259" w:lineRule="auto"/>
        <w:rPr>
          <w:b/>
          <w:bCs/>
          <w:szCs w:val="22"/>
        </w:rPr>
      </w:pPr>
      <w:r>
        <w:rPr>
          <w:b/>
          <w:bCs/>
          <w:szCs w:val="22"/>
        </w:rPr>
        <w:br w:type="page"/>
      </w:r>
    </w:p>
    <w:p w14:paraId="6EE46AF6" w14:textId="77777777" w:rsidR="00B172D6" w:rsidRDefault="00B172D6" w:rsidP="00B172D6">
      <w:pPr>
        <w:tabs>
          <w:tab w:val="left" w:pos="360"/>
        </w:tabs>
        <w:jc w:val="both"/>
        <w:rPr>
          <w:b/>
          <w:bCs/>
          <w:sz w:val="22"/>
          <w:szCs w:val="22"/>
        </w:rPr>
      </w:pPr>
    </w:p>
    <w:p w14:paraId="7D3EA652" w14:textId="77777777" w:rsidR="00B172D6" w:rsidRPr="000B0549" w:rsidRDefault="00B172D6" w:rsidP="00B172D6">
      <w:pPr>
        <w:tabs>
          <w:tab w:val="left" w:pos="360"/>
        </w:tabs>
        <w:jc w:val="both"/>
        <w:rPr>
          <w:b/>
          <w:bCs/>
          <w:sz w:val="22"/>
          <w:szCs w:val="22"/>
        </w:rPr>
      </w:pPr>
      <w:r w:rsidRPr="000B0549">
        <w:rPr>
          <w:b/>
          <w:bCs/>
          <w:sz w:val="22"/>
          <w:szCs w:val="22"/>
        </w:rPr>
        <w:t>Important Note:</w:t>
      </w:r>
    </w:p>
    <w:p w14:paraId="677F8E40" w14:textId="77777777" w:rsidR="00B172D6" w:rsidRPr="000B0549" w:rsidRDefault="00B172D6" w:rsidP="00B172D6">
      <w:pPr>
        <w:tabs>
          <w:tab w:val="left" w:pos="360"/>
        </w:tabs>
        <w:jc w:val="both"/>
        <w:rPr>
          <w:b/>
          <w:bCs/>
          <w:sz w:val="22"/>
          <w:szCs w:val="22"/>
        </w:rPr>
      </w:pPr>
    </w:p>
    <w:p w14:paraId="238124C3"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copy answers produced by the AI tool in totality as it is considered as plagiarism.  </w:t>
      </w:r>
    </w:p>
    <w:p w14:paraId="2C6C1BD1" w14:textId="77777777" w:rsidR="00B172D6" w:rsidRPr="000B0549" w:rsidRDefault="00B172D6" w:rsidP="00B172D6">
      <w:pPr>
        <w:tabs>
          <w:tab w:val="left" w:pos="360"/>
        </w:tabs>
        <w:ind w:left="360"/>
        <w:jc w:val="both"/>
        <w:rPr>
          <w:sz w:val="22"/>
          <w:szCs w:val="22"/>
        </w:rPr>
      </w:pPr>
    </w:p>
    <w:p w14:paraId="4A73E5A2" w14:textId="77777777" w:rsidR="00B172D6" w:rsidRPr="000B0549" w:rsidRDefault="00B172D6" w:rsidP="00B172D6">
      <w:pPr>
        <w:numPr>
          <w:ilvl w:val="0"/>
          <w:numId w:val="1"/>
        </w:numPr>
        <w:tabs>
          <w:tab w:val="left" w:pos="360"/>
        </w:tabs>
        <w:ind w:left="360"/>
        <w:jc w:val="both"/>
        <w:rPr>
          <w:sz w:val="22"/>
          <w:szCs w:val="22"/>
        </w:rPr>
      </w:pPr>
      <w:r w:rsidRPr="000B0549">
        <w:rPr>
          <w:sz w:val="22"/>
          <w:szCs w:val="22"/>
        </w:rPr>
        <w:t xml:space="preserve">Do not rely on any information produced by the AI tool blindly. You should always verify the answer with other sources. Do not assume that these answers provided by the AI tool are correct.  </w:t>
      </w:r>
    </w:p>
    <w:p w14:paraId="5B3D6758" w14:textId="77777777" w:rsidR="00B172D6" w:rsidRPr="000B0549" w:rsidRDefault="00B172D6" w:rsidP="00B172D6">
      <w:pPr>
        <w:pStyle w:val="ListParagraph"/>
        <w:rPr>
          <w:sz w:val="22"/>
          <w:szCs w:val="22"/>
        </w:rPr>
      </w:pPr>
    </w:p>
    <w:p w14:paraId="4A3D3CCF" w14:textId="7CCD0BE1" w:rsidR="00B172D6" w:rsidRDefault="00B172D6" w:rsidP="00B172D6">
      <w:pPr>
        <w:numPr>
          <w:ilvl w:val="0"/>
          <w:numId w:val="1"/>
        </w:numPr>
        <w:tabs>
          <w:tab w:val="left" w:pos="360"/>
        </w:tabs>
        <w:ind w:left="360"/>
        <w:jc w:val="both"/>
        <w:rPr>
          <w:b/>
          <w:bCs/>
          <w:sz w:val="22"/>
          <w:szCs w:val="22"/>
          <w:lang w:val="en-US"/>
        </w:rPr>
      </w:pPr>
      <w:r w:rsidRPr="000B0549">
        <w:rPr>
          <w:sz w:val="22"/>
          <w:szCs w:val="22"/>
        </w:rPr>
        <w:t xml:space="preserve">To achieve quality outputs from the AI tool, you should provide good prompt that is clear and specific. Be precise and provide context.  Avoid asking open-ended questions. </w:t>
      </w:r>
    </w:p>
    <w:p w14:paraId="5D042245" w14:textId="77777777" w:rsidR="00B172D6" w:rsidRDefault="00B172D6" w:rsidP="00B172D6">
      <w:pPr>
        <w:pStyle w:val="ListParagraph"/>
        <w:rPr>
          <w:b/>
          <w:bCs/>
          <w:sz w:val="22"/>
          <w:szCs w:val="22"/>
          <w:lang w:val="en-US"/>
        </w:rPr>
      </w:pPr>
    </w:p>
    <w:p w14:paraId="7A6DAFF4" w14:textId="77777777" w:rsidR="00B172D6" w:rsidRDefault="00B172D6" w:rsidP="00B172D6">
      <w:pPr>
        <w:tabs>
          <w:tab w:val="left" w:pos="360"/>
        </w:tabs>
        <w:jc w:val="both"/>
        <w:rPr>
          <w:b/>
          <w:bCs/>
          <w:sz w:val="22"/>
          <w:szCs w:val="22"/>
          <w:lang w:val="en-US"/>
        </w:rPr>
      </w:pPr>
    </w:p>
    <w:p w14:paraId="56F23981" w14:textId="77777777" w:rsidR="00B172D6" w:rsidRDefault="00B172D6" w:rsidP="00B172D6">
      <w:pPr>
        <w:tabs>
          <w:tab w:val="left" w:pos="360"/>
        </w:tabs>
        <w:jc w:val="both"/>
        <w:rPr>
          <w:b/>
          <w:bCs/>
          <w:sz w:val="22"/>
          <w:szCs w:val="22"/>
          <w:lang w:val="en-US"/>
        </w:rPr>
      </w:pPr>
    </w:p>
    <w:p w14:paraId="08BB454D" w14:textId="1814016F" w:rsidR="00B172D6" w:rsidRDefault="00B172D6">
      <w:pPr>
        <w:spacing w:after="160" w:line="259" w:lineRule="auto"/>
        <w:rPr>
          <w:b/>
          <w:bCs/>
          <w:sz w:val="22"/>
          <w:szCs w:val="22"/>
          <w:lang w:val="en-US"/>
        </w:rPr>
      </w:pPr>
      <w:r>
        <w:rPr>
          <w:b/>
          <w:bCs/>
          <w:sz w:val="22"/>
          <w:szCs w:val="22"/>
          <w:lang w:val="en-US"/>
        </w:rPr>
        <w:br w:type="page"/>
      </w:r>
    </w:p>
    <w:p w14:paraId="25085709" w14:textId="687E38CF" w:rsidR="00B172D6" w:rsidRPr="00DC41D0" w:rsidRDefault="00871FE4" w:rsidP="00DC41D0">
      <w:pPr>
        <w:pStyle w:val="Heading1"/>
      </w:pPr>
      <w:bookmarkStart w:id="2" w:name="_Toc179731370"/>
      <w:r w:rsidRPr="00871FE4">
        <w:lastRenderedPageBreak/>
        <w:t>DBAV Part 1: Database Design</w:t>
      </w:r>
      <w:r>
        <w:t xml:space="preserve"> (45%)</w:t>
      </w:r>
      <w:bookmarkEnd w:id="2"/>
    </w:p>
    <w:p w14:paraId="046A0CA2" w14:textId="6EACED79" w:rsidR="00B172D6" w:rsidRPr="006875A9" w:rsidRDefault="00B172D6" w:rsidP="006875A9">
      <w:pPr>
        <w:pStyle w:val="Heading2"/>
      </w:pPr>
      <w:bookmarkStart w:id="3" w:name="_Toc156165232"/>
      <w:bookmarkStart w:id="4" w:name="_Toc179731371"/>
      <w:r>
        <w:t xml:space="preserve">Section A: </w:t>
      </w:r>
      <w:bookmarkEnd w:id="3"/>
      <w:r>
        <w:t>Website Proposal</w:t>
      </w:r>
      <w:r w:rsidR="000A13AE">
        <w:t xml:space="preserve"> (</w:t>
      </w:r>
      <w:r w:rsidR="000A1AAB">
        <w:t>5</w:t>
      </w:r>
      <w:r w:rsidR="000A13AE">
        <w:t>%)</w:t>
      </w:r>
      <w:bookmarkEnd w:id="4"/>
    </w:p>
    <w:p w14:paraId="489F19D6" w14:textId="14773A2C" w:rsidR="00B172D6" w:rsidRPr="001F7745" w:rsidRDefault="00B81302" w:rsidP="00B172D6">
      <w:pPr>
        <w:tabs>
          <w:tab w:val="left" w:pos="360"/>
        </w:tabs>
        <w:jc w:val="both"/>
        <w:rPr>
          <w:rFonts w:ascii="Palatino Linotype" w:eastAsia="SimSun" w:hAnsi="Palatino Linotype" w:cs="Times New Roman"/>
          <w:szCs w:val="24"/>
          <w:lang w:val="en-US" w:eastAsia="zh-CN"/>
        </w:rPr>
      </w:pPr>
      <w:r w:rsidRPr="001F7745">
        <w:rPr>
          <w:rFonts w:ascii="Palatino Linotype" w:eastAsia="SimSun" w:hAnsi="Palatino Linotype" w:cs="Times New Roman"/>
          <w:szCs w:val="24"/>
          <w:lang w:val="en-US" w:eastAsia="zh-CN"/>
        </w:rPr>
        <w:t>Ensure that your website proposal covers the following points:</w:t>
      </w:r>
    </w:p>
    <w:p w14:paraId="0A0F6CE3" w14:textId="77777777" w:rsidR="00B81302" w:rsidRDefault="00B81302" w:rsidP="00B172D6">
      <w:pPr>
        <w:tabs>
          <w:tab w:val="left" w:pos="360"/>
        </w:tabs>
        <w:jc w:val="both"/>
        <w:rPr>
          <w:rFonts w:ascii="Times New Roman" w:eastAsia="SimSun" w:hAnsi="Times New Roman" w:cs="Times New Roman"/>
          <w:szCs w:val="24"/>
          <w:lang w:val="en-SG" w:eastAsia="zh-CN"/>
        </w:rPr>
      </w:pPr>
    </w:p>
    <w:tbl>
      <w:tblPr>
        <w:tblStyle w:val="TableGrid"/>
        <w:tblW w:w="0" w:type="auto"/>
        <w:tblLook w:val="04A0" w:firstRow="1" w:lastRow="0" w:firstColumn="1" w:lastColumn="0" w:noHBand="0" w:noVBand="1"/>
      </w:tblPr>
      <w:tblGrid>
        <w:gridCol w:w="2155"/>
        <w:gridCol w:w="6862"/>
      </w:tblGrid>
      <w:tr w:rsidR="00B81302" w14:paraId="2D4601F9" w14:textId="77777777" w:rsidTr="00B81302">
        <w:tc>
          <w:tcPr>
            <w:tcW w:w="2155" w:type="dxa"/>
          </w:tcPr>
          <w:p w14:paraId="32D6B08B" w14:textId="75D4FD03"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Proposed online website idea</w:t>
            </w:r>
          </w:p>
        </w:tc>
        <w:tc>
          <w:tcPr>
            <w:tcW w:w="6862" w:type="dxa"/>
          </w:tcPr>
          <w:p w14:paraId="2E0053D7" w14:textId="77777777" w:rsidR="00B81302" w:rsidRDefault="00B625D4"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IIT Q&amp;A forum</w:t>
            </w:r>
          </w:p>
          <w:p w14:paraId="706292D4" w14:textId="59620CB5" w:rsidR="00B625D4" w:rsidRDefault="00B625D4"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IIT students can post questions seeking for help/guidance, provide and vote on helpful and informative responses that they like in turn receiving XP (experience points) that can help </w:t>
            </w:r>
            <w:r w:rsidR="00213FC2">
              <w:rPr>
                <w:rFonts w:ascii="Times New Roman" w:eastAsia="SimSun" w:hAnsi="Times New Roman" w:cs="Times New Roman"/>
                <w:szCs w:val="24"/>
                <w:lang w:val="en-SG" w:eastAsia="zh-CN"/>
              </w:rPr>
              <w:t>them level</w:t>
            </w:r>
            <w:r>
              <w:rPr>
                <w:rFonts w:ascii="Times New Roman" w:eastAsia="SimSun" w:hAnsi="Times New Roman" w:cs="Times New Roman"/>
                <w:szCs w:val="24"/>
                <w:lang w:val="en-SG" w:eastAsia="zh-CN"/>
              </w:rPr>
              <w:t xml:space="preserve"> up and earn SEAL points</w:t>
            </w:r>
          </w:p>
          <w:p w14:paraId="713F87B4" w14:textId="38906946" w:rsidR="00B625D4" w:rsidRDefault="00B625D4" w:rsidP="00B172D6">
            <w:pPr>
              <w:tabs>
                <w:tab w:val="left" w:pos="360"/>
              </w:tabs>
              <w:jc w:val="both"/>
              <w:rPr>
                <w:rFonts w:ascii="Times New Roman" w:eastAsia="SimSun" w:hAnsi="Times New Roman" w:cs="Times New Roman"/>
                <w:szCs w:val="24"/>
                <w:lang w:val="en-SG" w:eastAsia="zh-CN"/>
              </w:rPr>
            </w:pPr>
          </w:p>
        </w:tc>
      </w:tr>
      <w:tr w:rsidR="00B81302" w14:paraId="61FB1B9F" w14:textId="77777777" w:rsidTr="00B81302">
        <w:tc>
          <w:tcPr>
            <w:tcW w:w="2155" w:type="dxa"/>
          </w:tcPr>
          <w:p w14:paraId="71C6716A" w14:textId="3305CE90"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Purpose</w:t>
            </w:r>
          </w:p>
        </w:tc>
        <w:tc>
          <w:tcPr>
            <w:tcW w:w="6862" w:type="dxa"/>
          </w:tcPr>
          <w:p w14:paraId="64F9E60B" w14:textId="6F69B7C6" w:rsidR="00B81302" w:rsidRDefault="00B625D4"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Students can get help with assignments like coding or math, clarify hard to grasp topics and share useful knowledge on this platform for all other students. The XP system can help incentivise students to contribute more by rewarding students that actively help others with SEAL points. The website also acts as a library full of solutions of previous work allowing new students</w:t>
            </w:r>
            <w:r w:rsidR="00213FC2">
              <w:rPr>
                <w:rFonts w:ascii="Times New Roman" w:eastAsia="SimSun" w:hAnsi="Times New Roman" w:cs="Times New Roman"/>
                <w:szCs w:val="24"/>
                <w:lang w:val="en-SG" w:eastAsia="zh-CN"/>
              </w:rPr>
              <w:t xml:space="preserve"> to find answers on their own and reducing repetitive questions that lecturers get asked.</w:t>
            </w:r>
          </w:p>
        </w:tc>
      </w:tr>
      <w:tr w:rsidR="00B81302" w14:paraId="311F562A" w14:textId="77777777" w:rsidTr="00B81302">
        <w:tc>
          <w:tcPr>
            <w:tcW w:w="2155" w:type="dxa"/>
          </w:tcPr>
          <w:p w14:paraId="795F849D" w14:textId="38D5D6DB"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How it will enhance the experience of the IIT students</w:t>
            </w:r>
          </w:p>
        </w:tc>
        <w:tc>
          <w:tcPr>
            <w:tcW w:w="6862" w:type="dxa"/>
          </w:tcPr>
          <w:p w14:paraId="606F83C7" w14:textId="3DF6B71C" w:rsidR="00B81302" w:rsidRDefault="00B5519D"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It will provide a supportive community for students in IIT. </w:t>
            </w:r>
            <w:r w:rsidR="00E50985">
              <w:rPr>
                <w:rFonts w:ascii="Times New Roman" w:eastAsia="SimSun" w:hAnsi="Times New Roman" w:cs="Times New Roman"/>
                <w:szCs w:val="24"/>
                <w:lang w:val="en-SG" w:eastAsia="zh-CN"/>
              </w:rPr>
              <w:t>Instead of struggling alone, s</w:t>
            </w:r>
            <w:r>
              <w:rPr>
                <w:rFonts w:ascii="Times New Roman" w:eastAsia="SimSun" w:hAnsi="Times New Roman" w:cs="Times New Roman"/>
                <w:szCs w:val="24"/>
                <w:lang w:val="en-SG" w:eastAsia="zh-CN"/>
              </w:rPr>
              <w:t xml:space="preserve">tudents can post questions on various topics such as </w:t>
            </w:r>
            <w:r w:rsidR="00E50985">
              <w:rPr>
                <w:rFonts w:ascii="Times New Roman" w:eastAsia="SimSun" w:hAnsi="Times New Roman" w:cs="Times New Roman"/>
                <w:szCs w:val="24"/>
                <w:lang w:val="en-SG" w:eastAsia="zh-CN"/>
              </w:rPr>
              <w:t>coding</w:t>
            </w:r>
            <w:r>
              <w:rPr>
                <w:rFonts w:ascii="Times New Roman" w:eastAsia="SimSun" w:hAnsi="Times New Roman" w:cs="Times New Roman"/>
                <w:szCs w:val="24"/>
                <w:lang w:val="en-SG" w:eastAsia="zh-CN"/>
              </w:rPr>
              <w:t>, math and different concepts from other modules getting help and feedback from other IIT students</w:t>
            </w:r>
            <w:r w:rsidR="00E50985">
              <w:rPr>
                <w:rFonts w:ascii="Times New Roman" w:eastAsia="SimSun" w:hAnsi="Times New Roman" w:cs="Times New Roman"/>
                <w:szCs w:val="24"/>
                <w:lang w:val="en-SG" w:eastAsia="zh-CN"/>
              </w:rPr>
              <w:t xml:space="preserve"> that have faced or are facing the same problems. This in turn can build a stronger sense of community among IIT students.</w:t>
            </w:r>
          </w:p>
        </w:tc>
      </w:tr>
      <w:tr w:rsidR="00B81302" w14:paraId="6AF9AEC4" w14:textId="77777777" w:rsidTr="00B81302">
        <w:tc>
          <w:tcPr>
            <w:tcW w:w="2155" w:type="dxa"/>
          </w:tcPr>
          <w:p w14:paraId="1A39602D" w14:textId="3364340E" w:rsidR="00B81302" w:rsidRDefault="00B81302" w:rsidP="00B81302">
            <w:pPr>
              <w:tabs>
                <w:tab w:val="left" w:pos="360"/>
              </w:tabs>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The need and demand for such an online website</w:t>
            </w:r>
          </w:p>
        </w:tc>
        <w:tc>
          <w:tcPr>
            <w:tcW w:w="6862" w:type="dxa"/>
          </w:tcPr>
          <w:p w14:paraId="262B6CCD" w14:textId="680A4B5C" w:rsidR="00B81302" w:rsidRDefault="003B47ED" w:rsidP="00B172D6">
            <w:pPr>
              <w:tabs>
                <w:tab w:val="left" w:pos="360"/>
              </w:tabs>
              <w:jc w:val="both"/>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Many IIT students struggle to find help for their assignments or project work outside of class hours, even with generative AI, the answers given may not be relevant to what is needed. Having this centralised Q&amp;A and community forum can help provide more accessible knowledge to students. This also supports </w:t>
            </w:r>
            <w:proofErr w:type="spellStart"/>
            <w:r>
              <w:rPr>
                <w:rFonts w:ascii="Times New Roman" w:eastAsia="SimSun" w:hAnsi="Times New Roman" w:cs="Times New Roman"/>
                <w:szCs w:val="24"/>
                <w:lang w:val="en-SG" w:eastAsia="zh-CN"/>
              </w:rPr>
              <w:t>self directed</w:t>
            </w:r>
            <w:proofErr w:type="spellEnd"/>
            <w:r>
              <w:rPr>
                <w:rFonts w:ascii="Times New Roman" w:eastAsia="SimSun" w:hAnsi="Times New Roman" w:cs="Times New Roman"/>
                <w:szCs w:val="24"/>
                <w:lang w:val="en-SG" w:eastAsia="zh-CN"/>
              </w:rPr>
              <w:t xml:space="preserve"> learning which ties into one of the skills that TP students are taught.</w:t>
            </w:r>
          </w:p>
        </w:tc>
      </w:tr>
    </w:tbl>
    <w:p w14:paraId="23687F89" w14:textId="77777777" w:rsidR="001E66E0" w:rsidRPr="00B172D6" w:rsidRDefault="001E66E0" w:rsidP="00B172D6">
      <w:pPr>
        <w:tabs>
          <w:tab w:val="left" w:pos="360"/>
        </w:tabs>
        <w:jc w:val="both"/>
        <w:rPr>
          <w:rFonts w:ascii="Times New Roman" w:eastAsia="SimSun" w:hAnsi="Times New Roman" w:cs="Times New Roman"/>
          <w:szCs w:val="24"/>
          <w:lang w:val="en-SG" w:eastAsia="zh-CN"/>
        </w:rPr>
      </w:pPr>
    </w:p>
    <w:p w14:paraId="07DDFB76" w14:textId="77777777" w:rsidR="008068B1" w:rsidRDefault="008068B1">
      <w:pPr>
        <w:spacing w:after="160" w:line="259" w:lineRule="auto"/>
        <w:rPr>
          <w:rFonts w:ascii="Times" w:eastAsiaTheme="majorEastAsia" w:hAnsi="Times" w:cstheme="majorBidi"/>
          <w:b/>
          <w:color w:val="000000" w:themeColor="text1"/>
          <w:sz w:val="32"/>
          <w:szCs w:val="32"/>
        </w:rPr>
      </w:pPr>
      <w:r>
        <w:br w:type="page"/>
      </w:r>
    </w:p>
    <w:p w14:paraId="549B4B3A" w14:textId="7B3DA795" w:rsidR="00A9293B" w:rsidRPr="006875A9" w:rsidRDefault="00A9293B" w:rsidP="00A9293B">
      <w:pPr>
        <w:pStyle w:val="Heading2"/>
      </w:pPr>
      <w:bookmarkStart w:id="5" w:name="_Toc179731372"/>
      <w:r>
        <w:lastRenderedPageBreak/>
        <w:t xml:space="preserve">Section B: </w:t>
      </w:r>
      <w:r w:rsidR="00664359">
        <w:t xml:space="preserve">Interview </w:t>
      </w:r>
      <w:r w:rsidR="00E25E12">
        <w:t>F</w:t>
      </w:r>
      <w:r w:rsidR="00664359">
        <w:t xml:space="preserve">indings </w:t>
      </w:r>
      <w:r>
        <w:t>(</w:t>
      </w:r>
      <w:r w:rsidR="00640A37">
        <w:t>5</w:t>
      </w:r>
      <w:r>
        <w:t>%)</w:t>
      </w:r>
      <w:bookmarkEnd w:id="5"/>
    </w:p>
    <w:p w14:paraId="64A1CB7B" w14:textId="04DE6791" w:rsidR="00A9293B" w:rsidRDefault="00664359"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Interview </w:t>
      </w:r>
      <w:r w:rsidR="00D21454">
        <w:rPr>
          <w:rFonts w:ascii="Palatino Linotype" w:eastAsia="SimSun" w:hAnsi="Palatino Linotype"/>
          <w:bCs/>
          <w:lang w:eastAsia="zh-CN"/>
        </w:rPr>
        <w:t>5</w:t>
      </w:r>
      <w:r>
        <w:rPr>
          <w:rFonts w:ascii="Palatino Linotype" w:eastAsia="SimSun" w:hAnsi="Palatino Linotype"/>
          <w:bCs/>
          <w:lang w:eastAsia="zh-CN"/>
        </w:rPr>
        <w:t xml:space="preserve"> (</w:t>
      </w:r>
      <w:r w:rsidR="00D21454">
        <w:rPr>
          <w:rFonts w:ascii="Palatino Linotype" w:eastAsia="SimSun" w:hAnsi="Palatino Linotype"/>
          <w:bCs/>
          <w:lang w:eastAsia="zh-CN"/>
        </w:rPr>
        <w:t>FIVE</w:t>
      </w:r>
      <w:r>
        <w:rPr>
          <w:rFonts w:ascii="Palatino Linotype" w:eastAsia="SimSun" w:hAnsi="Palatino Linotype"/>
          <w:bCs/>
          <w:lang w:eastAsia="zh-CN"/>
        </w:rPr>
        <w:t xml:space="preserve">) IIT students to identify what kind of features they would want in the online website. </w:t>
      </w:r>
    </w:p>
    <w:p w14:paraId="607D2279" w14:textId="77777777" w:rsidR="00664359" w:rsidRDefault="00664359" w:rsidP="00A9293B">
      <w:pPr>
        <w:widowControl w:val="0"/>
        <w:overflowPunct w:val="0"/>
        <w:autoSpaceDE w:val="0"/>
        <w:autoSpaceDN w:val="0"/>
        <w:adjustRightInd w:val="0"/>
        <w:ind w:right="200"/>
        <w:jc w:val="both"/>
        <w:rPr>
          <w:rFonts w:ascii="Palatino Linotype" w:eastAsia="SimSun" w:hAnsi="Palatino Linotype"/>
          <w:bCs/>
          <w:lang w:eastAsia="zh-CN"/>
        </w:rPr>
      </w:pPr>
    </w:p>
    <w:tbl>
      <w:tblPr>
        <w:tblStyle w:val="TableGrid"/>
        <w:tblW w:w="0" w:type="auto"/>
        <w:tblLook w:val="04A0" w:firstRow="1" w:lastRow="0" w:firstColumn="1" w:lastColumn="0" w:noHBand="0" w:noVBand="1"/>
      </w:tblPr>
      <w:tblGrid>
        <w:gridCol w:w="3454"/>
        <w:gridCol w:w="5563"/>
      </w:tblGrid>
      <w:tr w:rsidR="007307EC" w14:paraId="09F462A7" w14:textId="77777777" w:rsidTr="00FE5623">
        <w:tc>
          <w:tcPr>
            <w:tcW w:w="3454" w:type="dxa"/>
          </w:tcPr>
          <w:p w14:paraId="75D6AAD8" w14:textId="2E59951A" w:rsidR="007307EC" w:rsidRPr="007307EC" w:rsidRDefault="007307EC" w:rsidP="00A9293B">
            <w:pPr>
              <w:widowControl w:val="0"/>
              <w:overflowPunct w:val="0"/>
              <w:autoSpaceDE w:val="0"/>
              <w:autoSpaceDN w:val="0"/>
              <w:adjustRightInd w:val="0"/>
              <w:ind w:right="200"/>
              <w:jc w:val="both"/>
              <w:rPr>
                <w:rFonts w:ascii="Palatino Linotype" w:eastAsia="SimSun" w:hAnsi="Palatino Linotype"/>
                <w:b/>
                <w:lang w:eastAsia="zh-CN"/>
              </w:rPr>
            </w:pPr>
            <w:r w:rsidRPr="007307EC">
              <w:rPr>
                <w:rFonts w:ascii="Palatino Linotype" w:eastAsia="SimSun" w:hAnsi="Palatino Linotype"/>
                <w:b/>
                <w:lang w:eastAsia="zh-CN"/>
              </w:rPr>
              <w:t>Student</w:t>
            </w:r>
            <w:r w:rsidR="007A76D0">
              <w:rPr>
                <w:rFonts w:ascii="Palatino Linotype" w:eastAsia="SimSun" w:hAnsi="Palatino Linotype"/>
                <w:b/>
                <w:lang w:eastAsia="zh-CN"/>
              </w:rPr>
              <w:t xml:space="preserve"> name &amp; email</w:t>
            </w:r>
          </w:p>
        </w:tc>
        <w:tc>
          <w:tcPr>
            <w:tcW w:w="5563" w:type="dxa"/>
          </w:tcPr>
          <w:p w14:paraId="47650818" w14:textId="539EB5CC" w:rsidR="007307EC" w:rsidRPr="007307EC" w:rsidRDefault="007307EC" w:rsidP="00A9293B">
            <w:pPr>
              <w:widowControl w:val="0"/>
              <w:overflowPunct w:val="0"/>
              <w:autoSpaceDE w:val="0"/>
              <w:autoSpaceDN w:val="0"/>
              <w:adjustRightInd w:val="0"/>
              <w:ind w:right="200"/>
              <w:jc w:val="both"/>
              <w:rPr>
                <w:rFonts w:ascii="Palatino Linotype" w:eastAsia="SimSun" w:hAnsi="Palatino Linotype"/>
                <w:b/>
                <w:lang w:eastAsia="zh-CN"/>
              </w:rPr>
            </w:pPr>
            <w:r w:rsidRPr="007307EC">
              <w:rPr>
                <w:rFonts w:ascii="Palatino Linotype" w:eastAsia="SimSun" w:hAnsi="Palatino Linotype"/>
                <w:b/>
                <w:lang w:eastAsia="zh-CN"/>
              </w:rPr>
              <w:t>Desired feature</w:t>
            </w:r>
          </w:p>
        </w:tc>
      </w:tr>
      <w:tr w:rsidR="007307EC" w14:paraId="2AC18E5E" w14:textId="77777777" w:rsidTr="00FE5623">
        <w:tc>
          <w:tcPr>
            <w:tcW w:w="3454" w:type="dxa"/>
          </w:tcPr>
          <w:p w14:paraId="72A9B01E" w14:textId="3F485091" w:rsidR="007307EC"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Ian</w:t>
            </w:r>
          </w:p>
          <w:p w14:paraId="7F7963A6" w14:textId="0A7182B0" w:rsidR="007A76D0"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hyperlink r:id="rId15" w:history="1">
              <w:r w:rsidRPr="00710D8D">
                <w:rPr>
                  <w:rStyle w:val="Hyperlink"/>
                  <w:rFonts w:ascii="Palatino Linotype" w:eastAsia="SimSun" w:hAnsi="Palatino Linotype"/>
                  <w:bCs/>
                  <w:lang w:eastAsia="zh-CN"/>
                </w:rPr>
                <w:t>2501272E@student.tp.edu.sg</w:t>
              </w:r>
            </w:hyperlink>
            <w:r>
              <w:rPr>
                <w:rFonts w:ascii="Palatino Linotype" w:eastAsia="SimSun" w:hAnsi="Palatino Linotype"/>
                <w:bCs/>
                <w:lang w:eastAsia="zh-CN"/>
              </w:rPr>
              <w:t xml:space="preserve"> </w:t>
            </w:r>
          </w:p>
        </w:tc>
        <w:tc>
          <w:tcPr>
            <w:tcW w:w="5563" w:type="dxa"/>
          </w:tcPr>
          <w:p w14:paraId="6EF0E657" w14:textId="1922F06E" w:rsidR="007307EC"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I would like to see filters for the website forum area so I can easily filter by subject/module and find answers easily without having to scroll through a </w:t>
            </w:r>
            <w:proofErr w:type="gramStart"/>
            <w:r>
              <w:rPr>
                <w:rFonts w:ascii="Palatino Linotype" w:eastAsia="SimSun" w:hAnsi="Palatino Linotype"/>
                <w:bCs/>
                <w:lang w:eastAsia="zh-CN"/>
              </w:rPr>
              <w:t xml:space="preserve">lot </w:t>
            </w:r>
            <w:r w:rsidR="00724700">
              <w:rPr>
                <w:rFonts w:ascii="Palatino Linotype" w:eastAsia="SimSun" w:hAnsi="Palatino Linotype"/>
                <w:bCs/>
                <w:lang w:eastAsia="zh-CN"/>
              </w:rPr>
              <w:t>.</w:t>
            </w:r>
            <w:proofErr w:type="gramEnd"/>
          </w:p>
        </w:tc>
      </w:tr>
      <w:tr w:rsidR="007307EC" w14:paraId="0CE2DAFD" w14:textId="77777777" w:rsidTr="00FE5623">
        <w:tc>
          <w:tcPr>
            <w:tcW w:w="3454" w:type="dxa"/>
          </w:tcPr>
          <w:p w14:paraId="148125E5" w14:textId="7D78B4AC" w:rsidR="007307EC"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Hannan</w:t>
            </w:r>
          </w:p>
          <w:p w14:paraId="5E7F823D" w14:textId="1FB20603" w:rsidR="00D5773B"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hyperlink r:id="rId16" w:history="1">
              <w:r w:rsidRPr="00710D8D">
                <w:rPr>
                  <w:rStyle w:val="Hyperlink"/>
                  <w:rFonts w:ascii="Palatino Linotype" w:eastAsia="SimSun" w:hAnsi="Palatino Linotype"/>
                  <w:bCs/>
                  <w:lang w:eastAsia="zh-CN"/>
                </w:rPr>
                <w:t>2500881D@student.tp.edu.sg</w:t>
              </w:r>
            </w:hyperlink>
          </w:p>
        </w:tc>
        <w:tc>
          <w:tcPr>
            <w:tcW w:w="5563" w:type="dxa"/>
          </w:tcPr>
          <w:p w14:paraId="5CB4530C" w14:textId="135E8B2A" w:rsidR="007307EC" w:rsidRDefault="00724700"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Profiling feature where it can show the students XP/rank </w:t>
            </w:r>
            <w:r w:rsidR="00580C2A">
              <w:rPr>
                <w:rFonts w:ascii="Palatino Linotype" w:eastAsia="SimSun" w:hAnsi="Palatino Linotype"/>
                <w:bCs/>
                <w:lang w:eastAsia="zh-CN"/>
              </w:rPr>
              <w:t>and</w:t>
            </w:r>
            <w:r>
              <w:rPr>
                <w:rFonts w:ascii="Palatino Linotype" w:eastAsia="SimSun" w:hAnsi="Palatino Linotype"/>
                <w:bCs/>
                <w:lang w:eastAsia="zh-CN"/>
              </w:rPr>
              <w:t xml:space="preserve"> earned seal points. It can also display the upcoming milestones to be reached</w:t>
            </w:r>
          </w:p>
        </w:tc>
      </w:tr>
      <w:tr w:rsidR="00D5773B" w14:paraId="1F08A702" w14:textId="77777777" w:rsidTr="00FE5623">
        <w:tc>
          <w:tcPr>
            <w:tcW w:w="3454" w:type="dxa"/>
          </w:tcPr>
          <w:p w14:paraId="4082F5D1" w14:textId="77777777" w:rsidR="00D5773B"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Kyle</w:t>
            </w:r>
          </w:p>
          <w:p w14:paraId="16900CD5" w14:textId="1E98195C" w:rsidR="00D5773B"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hyperlink r:id="rId17" w:history="1">
              <w:r w:rsidRPr="00710D8D">
                <w:rPr>
                  <w:rStyle w:val="Hyperlink"/>
                  <w:rFonts w:ascii="Palatino Linotype" w:eastAsia="SimSun" w:hAnsi="Palatino Linotype"/>
                  <w:bCs/>
                  <w:lang w:eastAsia="zh-CN"/>
                </w:rPr>
                <w:t>2500309F@student.tp.edu.sg</w:t>
              </w:r>
            </w:hyperlink>
            <w:r>
              <w:rPr>
                <w:rFonts w:ascii="Palatino Linotype" w:eastAsia="SimSun" w:hAnsi="Palatino Linotype"/>
                <w:bCs/>
                <w:lang w:eastAsia="zh-CN"/>
              </w:rPr>
              <w:t xml:space="preserve"> </w:t>
            </w:r>
          </w:p>
        </w:tc>
        <w:tc>
          <w:tcPr>
            <w:tcW w:w="5563" w:type="dxa"/>
          </w:tcPr>
          <w:p w14:paraId="2F490319" w14:textId="345BBDC6" w:rsidR="00D5773B"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Maybe like a “study corner” area </w:t>
            </w:r>
            <w:r w:rsidR="00724700">
              <w:rPr>
                <w:rFonts w:ascii="Palatino Linotype" w:eastAsia="SimSun" w:hAnsi="Palatino Linotype"/>
                <w:bCs/>
                <w:lang w:eastAsia="zh-CN"/>
              </w:rPr>
              <w:t>on</w:t>
            </w:r>
            <w:r>
              <w:rPr>
                <w:rFonts w:ascii="Palatino Linotype" w:eastAsia="SimSun" w:hAnsi="Palatino Linotype"/>
                <w:bCs/>
                <w:lang w:eastAsia="zh-CN"/>
              </w:rPr>
              <w:t xml:space="preserve"> the website where students can go to do focus on their work, the page would be something minimalist like to avoid distractions so maybe just a clock and timer plus a simple background, it could also include a ‘radio’ where calming songs could be turned on and off.</w:t>
            </w:r>
          </w:p>
        </w:tc>
      </w:tr>
      <w:tr w:rsidR="007307EC" w14:paraId="2ACDBAFB" w14:textId="77777777" w:rsidTr="00FE5623">
        <w:tc>
          <w:tcPr>
            <w:tcW w:w="3454" w:type="dxa"/>
          </w:tcPr>
          <w:p w14:paraId="30B87038" w14:textId="26958AA1" w:rsidR="007307EC"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Anis</w:t>
            </w:r>
          </w:p>
          <w:p w14:paraId="75F7D766" w14:textId="6A16E678" w:rsidR="00D5773B"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hyperlink r:id="rId18" w:history="1">
              <w:r w:rsidRPr="00710D8D">
                <w:rPr>
                  <w:rStyle w:val="Hyperlink"/>
                  <w:rFonts w:ascii="Palatino Linotype" w:eastAsia="SimSun" w:hAnsi="Palatino Linotype"/>
                  <w:bCs/>
                  <w:lang w:eastAsia="zh-CN"/>
                </w:rPr>
                <w:t>2504448H@student.tp.e</w:t>
              </w:r>
              <w:r w:rsidRPr="00710D8D">
                <w:rPr>
                  <w:rStyle w:val="Hyperlink"/>
                  <w:rFonts w:eastAsia="SimSun"/>
                </w:rPr>
                <w:t>du.</w:t>
              </w:r>
              <w:r w:rsidRPr="00710D8D">
                <w:rPr>
                  <w:rStyle w:val="Hyperlink"/>
                  <w:rFonts w:ascii="Palatino Linotype" w:eastAsia="SimSun" w:hAnsi="Palatino Linotype"/>
                  <w:bCs/>
                  <w:lang w:eastAsia="zh-CN"/>
                </w:rPr>
                <w:t>sg</w:t>
              </w:r>
            </w:hyperlink>
            <w:r>
              <w:rPr>
                <w:rFonts w:ascii="Palatino Linotype" w:eastAsia="SimSun" w:hAnsi="Palatino Linotype"/>
                <w:bCs/>
                <w:lang w:eastAsia="zh-CN"/>
              </w:rPr>
              <w:t xml:space="preserve"> </w:t>
            </w:r>
          </w:p>
        </w:tc>
        <w:tc>
          <w:tcPr>
            <w:tcW w:w="5563" w:type="dxa"/>
          </w:tcPr>
          <w:p w14:paraId="400F6CCD" w14:textId="7F4B8FE5" w:rsidR="007307EC" w:rsidRDefault="00724700"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A search bar that allows students to quickly find relevant answers/ questions </w:t>
            </w:r>
          </w:p>
        </w:tc>
      </w:tr>
      <w:tr w:rsidR="00D5773B" w14:paraId="5077089F" w14:textId="77777777" w:rsidTr="00FE5623">
        <w:tc>
          <w:tcPr>
            <w:tcW w:w="3454" w:type="dxa"/>
          </w:tcPr>
          <w:p w14:paraId="510C843D" w14:textId="77777777" w:rsidR="00D5773B"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Adiel </w:t>
            </w:r>
          </w:p>
          <w:p w14:paraId="41D3C315" w14:textId="17190234" w:rsidR="00D5773B" w:rsidRDefault="00D5773B" w:rsidP="00A9293B">
            <w:pPr>
              <w:widowControl w:val="0"/>
              <w:overflowPunct w:val="0"/>
              <w:autoSpaceDE w:val="0"/>
              <w:autoSpaceDN w:val="0"/>
              <w:adjustRightInd w:val="0"/>
              <w:ind w:right="200"/>
              <w:jc w:val="both"/>
              <w:rPr>
                <w:rFonts w:ascii="Palatino Linotype" w:eastAsia="SimSun" w:hAnsi="Palatino Linotype"/>
                <w:bCs/>
                <w:lang w:eastAsia="zh-CN"/>
              </w:rPr>
            </w:pPr>
            <w:hyperlink r:id="rId19" w:history="1">
              <w:r w:rsidRPr="00710D8D">
                <w:rPr>
                  <w:rStyle w:val="Hyperlink"/>
                  <w:rFonts w:ascii="Palatino Linotype" w:eastAsia="SimSun" w:hAnsi="Palatino Linotype"/>
                  <w:bCs/>
                  <w:lang w:eastAsia="zh-CN"/>
                </w:rPr>
                <w:t>2502242G@student.tp.edu.sg</w:t>
              </w:r>
            </w:hyperlink>
            <w:r>
              <w:rPr>
                <w:rFonts w:ascii="Palatino Linotype" w:eastAsia="SimSun" w:hAnsi="Palatino Linotype"/>
                <w:bCs/>
                <w:lang w:eastAsia="zh-CN"/>
              </w:rPr>
              <w:t xml:space="preserve"> </w:t>
            </w:r>
          </w:p>
        </w:tc>
        <w:tc>
          <w:tcPr>
            <w:tcW w:w="5563" w:type="dxa"/>
          </w:tcPr>
          <w:p w14:paraId="73EFC575" w14:textId="5D022A7D" w:rsidR="00D5773B" w:rsidRDefault="00724700" w:rsidP="00A9293B">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Voting system to allow students to Upvote or Downvote on posts</w:t>
            </w:r>
            <w:r w:rsidR="00580C2A">
              <w:rPr>
                <w:rFonts w:ascii="Palatino Linotype" w:eastAsia="SimSun" w:hAnsi="Palatino Linotype"/>
                <w:bCs/>
                <w:lang w:eastAsia="zh-CN"/>
              </w:rPr>
              <w:t>, this allows the best/most useful questions to be more seen.</w:t>
            </w:r>
          </w:p>
        </w:tc>
      </w:tr>
    </w:tbl>
    <w:p w14:paraId="13E543CE" w14:textId="21C8EECD" w:rsidR="00664359" w:rsidRDefault="00FE5623" w:rsidP="00A9293B">
      <w:pPr>
        <w:widowControl w:val="0"/>
        <w:overflowPunct w:val="0"/>
        <w:autoSpaceDE w:val="0"/>
        <w:autoSpaceDN w:val="0"/>
        <w:adjustRightInd w:val="0"/>
        <w:ind w:right="200"/>
        <w:jc w:val="both"/>
        <w:rPr>
          <w:rFonts w:ascii="Palatino Linotype" w:eastAsia="SimSun" w:hAnsi="Palatino Linotype"/>
          <w:bCs/>
          <w:lang w:eastAsia="zh-CN"/>
        </w:rPr>
      </w:pPr>
      <w:r w:rsidRPr="00FE5623">
        <w:rPr>
          <w:rFonts w:ascii="Palatino Linotype" w:eastAsia="SimSun" w:hAnsi="Palatino Linotype"/>
          <w:bCs/>
          <w:lang w:eastAsia="zh-CN"/>
        </w:rPr>
        <w:lastRenderedPageBreak/>
        <w:drawing>
          <wp:inline distT="0" distB="0" distL="0" distR="0" wp14:anchorId="347DE16D" wp14:editId="3332C2A0">
            <wp:extent cx="5732145" cy="7639685"/>
            <wp:effectExtent l="0" t="0" r="1905" b="0"/>
            <wp:docPr id="674117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17501" name="Picture 1" descr="A screenshot of a computer&#10;&#10;AI-generated content may be incorrect."/>
                    <pic:cNvPicPr/>
                  </pic:nvPicPr>
                  <pic:blipFill>
                    <a:blip r:embed="rId20"/>
                    <a:stretch>
                      <a:fillRect/>
                    </a:stretch>
                  </pic:blipFill>
                  <pic:spPr>
                    <a:xfrm>
                      <a:off x="0" y="0"/>
                      <a:ext cx="5732145" cy="7639685"/>
                    </a:xfrm>
                    <a:prstGeom prst="rect">
                      <a:avLst/>
                    </a:prstGeom>
                  </pic:spPr>
                </pic:pic>
              </a:graphicData>
            </a:graphic>
          </wp:inline>
        </w:drawing>
      </w:r>
    </w:p>
    <w:p w14:paraId="2A14156C" w14:textId="77DCA920" w:rsidR="007307EC" w:rsidRDefault="007307EC">
      <w:pPr>
        <w:spacing w:after="160" w:line="259" w:lineRule="auto"/>
        <w:rPr>
          <w:rFonts w:ascii="Palatino Linotype" w:eastAsia="SimSun" w:hAnsi="Palatino Linotype"/>
          <w:bCs/>
          <w:lang w:eastAsia="zh-CN"/>
        </w:rPr>
      </w:pPr>
      <w:r>
        <w:rPr>
          <w:rFonts w:ascii="Palatino Linotype" w:eastAsia="SimSun" w:hAnsi="Palatino Linotype"/>
          <w:bCs/>
          <w:lang w:eastAsia="zh-CN"/>
        </w:rPr>
        <w:t>Provide an insightful summary on the interview findings</w:t>
      </w:r>
      <w:r w:rsidR="00D21454">
        <w:rPr>
          <w:rFonts w:ascii="Palatino Linotype" w:eastAsia="SimSun" w:hAnsi="Palatino Linotype"/>
          <w:bCs/>
          <w:lang w:eastAsia="zh-CN"/>
        </w:rPr>
        <w:t>, listing all the features you would like to include in your proposed website</w:t>
      </w:r>
      <w:r>
        <w:rPr>
          <w:rFonts w:ascii="Palatino Linotype" w:eastAsia="SimSun" w:hAnsi="Palatino Linotype"/>
          <w:bCs/>
          <w:lang w:eastAsia="zh-CN"/>
        </w:rPr>
        <w:t>:</w:t>
      </w:r>
    </w:p>
    <w:p w14:paraId="1DB6F2BC" w14:textId="46A2C689" w:rsidR="009F1883" w:rsidRDefault="00580C2A">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From the interviews conducted I can see that majority of students wanted a clear, organised and easy to navigate website. Students highlighted the need for filters and search bars which would allow them to quickly find the relevant questions or </w:t>
      </w:r>
      <w:r>
        <w:rPr>
          <w:rFonts w:ascii="Palatino Linotype" w:eastAsia="SimSun" w:hAnsi="Palatino Linotype"/>
          <w:bCs/>
          <w:lang w:eastAsia="zh-CN"/>
        </w:rPr>
        <w:lastRenderedPageBreak/>
        <w:t>answers that they are looking for</w:t>
      </w:r>
      <w:r w:rsidR="009F1883">
        <w:rPr>
          <w:rFonts w:ascii="Palatino Linotype" w:eastAsia="SimSun" w:hAnsi="Palatino Linotype"/>
          <w:bCs/>
          <w:lang w:eastAsia="zh-CN"/>
        </w:rPr>
        <w:t>, this highlighted a pain point for them where students lack time and struggle to locate relevant help. Subject filters address this by reducing information overload while keyword searching help students find more specific questions related to what they are finding.</w:t>
      </w:r>
    </w:p>
    <w:p w14:paraId="163EC035" w14:textId="77777777" w:rsidR="009F1883" w:rsidRDefault="00580C2A">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 Additionally, one student wished for a profile feature where they could see their own progress in terms of XP level and Seal points gained, this can help motivate students to contribute useful answers</w:t>
      </w:r>
    </w:p>
    <w:p w14:paraId="3E669F48" w14:textId="76DF5808" w:rsidR="00580C2A" w:rsidRDefault="00E33CC7">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 Lastly a voting system was requested, this can help users upvote or downvote answers. This helps students quickly identify which answers are trustworth</w:t>
      </w:r>
      <w:r w:rsidR="009F1883">
        <w:rPr>
          <w:rFonts w:ascii="Palatino Linotype" w:eastAsia="SimSun" w:hAnsi="Palatino Linotype"/>
          <w:bCs/>
          <w:lang w:eastAsia="zh-CN"/>
        </w:rPr>
        <w:t>y.</w:t>
      </w:r>
    </w:p>
    <w:p w14:paraId="3CE4F0D9" w14:textId="77777777" w:rsidR="009F1883" w:rsidRDefault="000D6B3C">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Based on the interview, I would like to include, </w:t>
      </w:r>
    </w:p>
    <w:p w14:paraId="19AEC35E" w14:textId="77777777" w:rsidR="009F1883" w:rsidRDefault="000D6B3C">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Search Bar, </w:t>
      </w:r>
    </w:p>
    <w:p w14:paraId="1E5F03B5" w14:textId="77777777" w:rsidR="009F1883" w:rsidRDefault="000D6B3C">
      <w:pPr>
        <w:spacing w:after="160" w:line="259" w:lineRule="auto"/>
        <w:rPr>
          <w:rFonts w:ascii="Palatino Linotype" w:eastAsia="SimSun" w:hAnsi="Palatino Linotype"/>
          <w:bCs/>
          <w:lang w:eastAsia="zh-CN"/>
        </w:rPr>
      </w:pPr>
      <w:r>
        <w:rPr>
          <w:rFonts w:ascii="Palatino Linotype" w:eastAsia="SimSun" w:hAnsi="Palatino Linotype"/>
          <w:bCs/>
          <w:lang w:eastAsia="zh-CN"/>
        </w:rPr>
        <w:t>Subject/Module filters</w:t>
      </w:r>
      <w:r w:rsidR="009F1883">
        <w:rPr>
          <w:rFonts w:ascii="Palatino Linotype" w:eastAsia="SimSun" w:hAnsi="Palatino Linotype"/>
          <w:bCs/>
          <w:lang w:eastAsia="zh-CN"/>
        </w:rPr>
        <w:t xml:space="preserve">, </w:t>
      </w:r>
    </w:p>
    <w:p w14:paraId="12C720B2" w14:textId="77777777" w:rsidR="009F1883" w:rsidRDefault="009F1883">
      <w:pPr>
        <w:spacing w:after="160" w:line="259" w:lineRule="auto"/>
        <w:rPr>
          <w:rFonts w:ascii="Palatino Linotype" w:eastAsia="SimSun" w:hAnsi="Palatino Linotype"/>
          <w:bCs/>
          <w:lang w:eastAsia="zh-CN"/>
        </w:rPr>
      </w:pPr>
      <w:r>
        <w:rPr>
          <w:rFonts w:ascii="Palatino Linotype" w:eastAsia="SimSun" w:hAnsi="Palatino Linotype"/>
          <w:bCs/>
          <w:lang w:eastAsia="zh-CN"/>
        </w:rPr>
        <w:t>voting system</w:t>
      </w:r>
    </w:p>
    <w:p w14:paraId="09A5CC3E" w14:textId="6A0667C0" w:rsidR="000D6B3C" w:rsidRDefault="009F188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 profile system</w:t>
      </w:r>
    </w:p>
    <w:p w14:paraId="73BA5E2D" w14:textId="5AB92B83" w:rsidR="009F1883" w:rsidRDefault="009F188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These five features </w:t>
      </w:r>
      <w:proofErr w:type="gramStart"/>
      <w:r>
        <w:rPr>
          <w:rFonts w:ascii="Palatino Linotype" w:eastAsia="SimSun" w:hAnsi="Palatino Linotype"/>
          <w:bCs/>
          <w:lang w:eastAsia="zh-CN"/>
        </w:rPr>
        <w:t>creates</w:t>
      </w:r>
      <w:proofErr w:type="gramEnd"/>
      <w:r>
        <w:rPr>
          <w:rFonts w:ascii="Palatino Linotype" w:eastAsia="SimSun" w:hAnsi="Palatino Linotype"/>
          <w:bCs/>
          <w:lang w:eastAsia="zh-CN"/>
        </w:rPr>
        <w:t xml:space="preserve"> a place where students can independently discover solutions, easily evaluate answer quality and contribute with recognition- directly supporting my project goal of providing accessible community-driven knowledge-sharing outside of class hours. </w:t>
      </w:r>
    </w:p>
    <w:p w14:paraId="1A90D35A" w14:textId="77777777" w:rsidR="001E66E0" w:rsidRDefault="001E66E0">
      <w:pPr>
        <w:spacing w:after="160" w:line="259" w:lineRule="auto"/>
        <w:rPr>
          <w:rFonts w:ascii="Palatino Linotype" w:eastAsia="SimSun" w:hAnsi="Palatino Linotype"/>
          <w:bCs/>
          <w:lang w:eastAsia="zh-CN"/>
        </w:rPr>
      </w:pPr>
    </w:p>
    <w:p w14:paraId="0D55AC16" w14:textId="77777777" w:rsidR="001E66E0" w:rsidRDefault="001E66E0">
      <w:pPr>
        <w:spacing w:after="160" w:line="259" w:lineRule="auto"/>
        <w:rPr>
          <w:rFonts w:ascii="Palatino Linotype" w:eastAsia="SimSun" w:hAnsi="Palatino Linotype"/>
          <w:bCs/>
          <w:lang w:eastAsia="zh-CN"/>
        </w:rPr>
      </w:pPr>
    </w:p>
    <w:p w14:paraId="62DA32D1" w14:textId="77777777" w:rsidR="007A76D0" w:rsidRDefault="007A76D0">
      <w:pPr>
        <w:spacing w:after="160" w:line="259" w:lineRule="auto"/>
        <w:rPr>
          <w:rFonts w:ascii="Times" w:eastAsiaTheme="majorEastAsia" w:hAnsi="Times" w:cstheme="majorBidi"/>
          <w:b/>
          <w:color w:val="000000" w:themeColor="text1"/>
          <w:sz w:val="32"/>
          <w:szCs w:val="32"/>
        </w:rPr>
      </w:pPr>
      <w:r>
        <w:br w:type="page"/>
      </w:r>
    </w:p>
    <w:p w14:paraId="13BC8FCE" w14:textId="7862F3C7" w:rsidR="001C279C" w:rsidRPr="006875A9" w:rsidRDefault="001C279C" w:rsidP="001C279C">
      <w:pPr>
        <w:pStyle w:val="Heading2"/>
      </w:pPr>
      <w:bookmarkStart w:id="6" w:name="_Toc179731373"/>
      <w:r>
        <w:lastRenderedPageBreak/>
        <w:t xml:space="preserve">Section C: </w:t>
      </w:r>
      <w:r w:rsidR="002875F0">
        <w:t>Entities</w:t>
      </w:r>
      <w:r>
        <w:t xml:space="preserve"> (</w:t>
      </w:r>
      <w:r w:rsidR="00640A37">
        <w:t>5</w:t>
      </w:r>
      <w:r>
        <w:t>%)</w:t>
      </w:r>
      <w:bookmarkEnd w:id="6"/>
    </w:p>
    <w:p w14:paraId="7F7B3286" w14:textId="1D5434A9" w:rsidR="007E05FA" w:rsidRDefault="00047B9A" w:rsidP="2B0B3165">
      <w:pPr>
        <w:spacing w:after="160" w:line="259" w:lineRule="auto"/>
        <w:rPr>
          <w:rFonts w:ascii="Palatino Linotype" w:eastAsia="SimSun" w:hAnsi="Palatino Linotype"/>
          <w:lang w:eastAsia="zh-CN"/>
        </w:rPr>
      </w:pPr>
      <w:r w:rsidRPr="2B0B3165">
        <w:rPr>
          <w:rFonts w:ascii="Palatino Linotype" w:eastAsia="SimSun" w:hAnsi="Palatino Linotype"/>
          <w:lang w:eastAsia="zh-CN"/>
        </w:rPr>
        <w:t xml:space="preserve">Identify 4 (FOUR) to 6 (SIX) entities that will be required. </w:t>
      </w:r>
      <w:r w:rsidR="007E05FA" w:rsidRPr="2B0B3165">
        <w:rPr>
          <w:rFonts w:ascii="Palatino Linotype" w:eastAsia="SimSun" w:hAnsi="Palatino Linotype"/>
          <w:lang w:eastAsia="zh-CN"/>
        </w:rPr>
        <w:t xml:space="preserve">The entities identified must meet all the requirements of the </w:t>
      </w:r>
      <w:del w:id="7" w:author="Huimei HU (TP)" w:date="2025-10-17T09:53:00Z">
        <w:r w:rsidRPr="2B0B3165" w:rsidDel="007E05FA">
          <w:rPr>
            <w:rFonts w:ascii="Palatino Linotype" w:eastAsia="SimSun" w:hAnsi="Palatino Linotype"/>
            <w:lang w:eastAsia="zh-CN"/>
          </w:rPr>
          <w:delText xml:space="preserve">online </w:delText>
        </w:r>
      </w:del>
      <w:r w:rsidR="007E05FA" w:rsidRPr="2B0B3165">
        <w:rPr>
          <w:rFonts w:ascii="Palatino Linotype" w:eastAsia="SimSun" w:hAnsi="Palatino Linotype"/>
          <w:lang w:eastAsia="zh-CN"/>
        </w:rPr>
        <w:t>website proposed in Section A</w:t>
      </w:r>
      <w:r w:rsidR="003F32F0" w:rsidRPr="2B0B3165">
        <w:rPr>
          <w:rFonts w:ascii="Palatino Linotype" w:eastAsia="SimSun" w:hAnsi="Palatino Linotype"/>
          <w:lang w:eastAsia="zh-CN"/>
        </w:rPr>
        <w:t>/B</w:t>
      </w:r>
      <w:r w:rsidR="007E05FA" w:rsidRPr="2B0B3165">
        <w:rPr>
          <w:rFonts w:ascii="Palatino Linotype" w:eastAsia="SimSun" w:hAnsi="Palatino Linotype"/>
          <w:lang w:eastAsia="zh-CN"/>
        </w:rPr>
        <w:t xml:space="preserve"> and have a clear purpose.</w:t>
      </w:r>
    </w:p>
    <w:tbl>
      <w:tblPr>
        <w:tblStyle w:val="TableGrid"/>
        <w:tblW w:w="0" w:type="auto"/>
        <w:tblLook w:val="04A0" w:firstRow="1" w:lastRow="0" w:firstColumn="1" w:lastColumn="0" w:noHBand="0" w:noVBand="1"/>
      </w:tblPr>
      <w:tblGrid>
        <w:gridCol w:w="2502"/>
        <w:gridCol w:w="6435"/>
      </w:tblGrid>
      <w:tr w:rsidR="003466E8" w14:paraId="0E7ED313" w14:textId="77777777" w:rsidTr="003466E8">
        <w:trPr>
          <w:trHeight w:val="321"/>
        </w:trPr>
        <w:tc>
          <w:tcPr>
            <w:tcW w:w="2502" w:type="dxa"/>
          </w:tcPr>
          <w:p w14:paraId="7FFE6023" w14:textId="31AA1AF4" w:rsidR="003466E8" w:rsidRPr="007307EC" w:rsidRDefault="003466E8" w:rsidP="000B4952">
            <w:pPr>
              <w:widowControl w:val="0"/>
              <w:overflowPunct w:val="0"/>
              <w:autoSpaceDE w:val="0"/>
              <w:autoSpaceDN w:val="0"/>
              <w:adjustRightInd w:val="0"/>
              <w:ind w:right="200"/>
              <w:jc w:val="both"/>
              <w:rPr>
                <w:rFonts w:ascii="Palatino Linotype" w:eastAsia="SimSun" w:hAnsi="Palatino Linotype"/>
                <w:b/>
                <w:lang w:eastAsia="zh-CN"/>
              </w:rPr>
            </w:pPr>
            <w:r>
              <w:rPr>
                <w:rFonts w:ascii="Palatino Linotype" w:eastAsia="SimSun" w:hAnsi="Palatino Linotype"/>
                <w:b/>
                <w:lang w:eastAsia="zh-CN"/>
              </w:rPr>
              <w:t xml:space="preserve">Entities </w:t>
            </w:r>
          </w:p>
        </w:tc>
        <w:tc>
          <w:tcPr>
            <w:tcW w:w="6435" w:type="dxa"/>
          </w:tcPr>
          <w:p w14:paraId="5CBB0A16" w14:textId="585DF13A" w:rsidR="003466E8" w:rsidRPr="007307EC" w:rsidRDefault="003466E8" w:rsidP="000B4952">
            <w:pPr>
              <w:widowControl w:val="0"/>
              <w:overflowPunct w:val="0"/>
              <w:autoSpaceDE w:val="0"/>
              <w:autoSpaceDN w:val="0"/>
              <w:adjustRightInd w:val="0"/>
              <w:ind w:right="200"/>
              <w:jc w:val="both"/>
              <w:rPr>
                <w:rFonts w:ascii="Palatino Linotype" w:eastAsia="SimSun" w:hAnsi="Palatino Linotype"/>
                <w:b/>
                <w:lang w:eastAsia="zh-CN"/>
              </w:rPr>
            </w:pPr>
            <w:r>
              <w:rPr>
                <w:rFonts w:ascii="Palatino Linotype" w:eastAsia="SimSun" w:hAnsi="Palatino Linotype"/>
                <w:b/>
                <w:lang w:eastAsia="zh-CN"/>
              </w:rPr>
              <w:t>Reasoning for including it</w:t>
            </w:r>
          </w:p>
        </w:tc>
      </w:tr>
      <w:tr w:rsidR="003466E8" w14:paraId="4A0B892D" w14:textId="77777777" w:rsidTr="003466E8">
        <w:trPr>
          <w:trHeight w:val="321"/>
        </w:trPr>
        <w:tc>
          <w:tcPr>
            <w:tcW w:w="2502" w:type="dxa"/>
          </w:tcPr>
          <w:p w14:paraId="327434A7" w14:textId="4BCB022E" w:rsidR="003466E8" w:rsidRDefault="00241D46"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User information</w:t>
            </w:r>
          </w:p>
        </w:tc>
        <w:tc>
          <w:tcPr>
            <w:tcW w:w="6435" w:type="dxa"/>
          </w:tcPr>
          <w:p w14:paraId="2F14BFB7" w14:textId="0508738D" w:rsidR="003466E8" w:rsidRDefault="00212815"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User information is needed to store attributes such as user id, name, Seal points/XP. These are essential to track and maintain contributions to the right profile such as posting useful answers. By having this </w:t>
            </w:r>
            <w:proofErr w:type="gramStart"/>
            <w:r>
              <w:rPr>
                <w:rFonts w:ascii="Palatino Linotype" w:eastAsia="SimSun" w:hAnsi="Palatino Linotype"/>
                <w:bCs/>
                <w:lang w:eastAsia="zh-CN"/>
              </w:rPr>
              <w:t>entity</w:t>
            </w:r>
            <w:proofErr w:type="gramEnd"/>
            <w:r>
              <w:rPr>
                <w:rFonts w:ascii="Palatino Linotype" w:eastAsia="SimSun" w:hAnsi="Palatino Linotype"/>
                <w:bCs/>
                <w:lang w:eastAsia="zh-CN"/>
              </w:rPr>
              <w:t xml:space="preserve"> I can ensure that Seal points and XP levels get granted to the correct profiles.</w:t>
            </w:r>
          </w:p>
        </w:tc>
      </w:tr>
      <w:tr w:rsidR="003466E8" w14:paraId="44633337" w14:textId="77777777" w:rsidTr="003466E8">
        <w:trPr>
          <w:trHeight w:val="321"/>
        </w:trPr>
        <w:tc>
          <w:tcPr>
            <w:tcW w:w="2502" w:type="dxa"/>
          </w:tcPr>
          <w:p w14:paraId="379A57F1" w14:textId="3822474D" w:rsidR="003466E8" w:rsidRDefault="00D6679C"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Question</w:t>
            </w:r>
          </w:p>
        </w:tc>
        <w:tc>
          <w:tcPr>
            <w:tcW w:w="6435" w:type="dxa"/>
          </w:tcPr>
          <w:p w14:paraId="372C952A" w14:textId="33075C43" w:rsidR="003466E8" w:rsidRDefault="00212815"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For question entity, attributes such as topic, </w:t>
            </w:r>
            <w:r w:rsidR="00D6679C">
              <w:rPr>
                <w:rFonts w:ascii="Palatino Linotype" w:eastAsia="SimSun" w:hAnsi="Palatino Linotype"/>
                <w:bCs/>
                <w:lang w:eastAsia="zh-CN"/>
              </w:rPr>
              <w:t>answer</w:t>
            </w:r>
            <w:r>
              <w:rPr>
                <w:rFonts w:ascii="Palatino Linotype" w:eastAsia="SimSun" w:hAnsi="Palatino Linotype"/>
                <w:bCs/>
                <w:lang w:eastAsia="zh-CN"/>
              </w:rPr>
              <w:t xml:space="preserve">, author and timestamp are all needed so that the question can be filtered easily such as by topic or recency. </w:t>
            </w:r>
            <w:r w:rsidR="00D6679C">
              <w:rPr>
                <w:rFonts w:ascii="Palatino Linotype" w:eastAsia="SimSun" w:hAnsi="Palatino Linotype"/>
                <w:bCs/>
                <w:lang w:eastAsia="zh-CN"/>
              </w:rPr>
              <w:t>Question</w:t>
            </w:r>
            <w:r>
              <w:rPr>
                <w:rFonts w:ascii="Palatino Linotype" w:eastAsia="SimSun" w:hAnsi="Palatino Linotype"/>
                <w:bCs/>
                <w:lang w:eastAsia="zh-CN"/>
              </w:rPr>
              <w:t xml:space="preserve"> </w:t>
            </w:r>
            <w:r w:rsidR="00975785">
              <w:rPr>
                <w:rFonts w:ascii="Palatino Linotype" w:eastAsia="SimSun" w:hAnsi="Palatino Linotype"/>
                <w:bCs/>
                <w:lang w:eastAsia="zh-CN"/>
              </w:rPr>
              <w:t xml:space="preserve">helps ensure that the right answers are connected to the respective question </w:t>
            </w:r>
            <w:proofErr w:type="gramStart"/>
            <w:r w:rsidR="00975785">
              <w:rPr>
                <w:rFonts w:ascii="Palatino Linotype" w:eastAsia="SimSun" w:hAnsi="Palatino Linotype"/>
                <w:bCs/>
                <w:lang w:eastAsia="zh-CN"/>
              </w:rPr>
              <w:t>and also</w:t>
            </w:r>
            <w:proofErr w:type="gramEnd"/>
            <w:r w:rsidR="00975785">
              <w:rPr>
                <w:rFonts w:ascii="Palatino Linotype" w:eastAsia="SimSun" w:hAnsi="Palatino Linotype"/>
                <w:bCs/>
                <w:lang w:eastAsia="zh-CN"/>
              </w:rPr>
              <w:t xml:space="preserve"> helps accurately reward the student that contributed the useful answer. </w:t>
            </w:r>
          </w:p>
        </w:tc>
      </w:tr>
      <w:tr w:rsidR="00241D46" w14:paraId="6E7F027A" w14:textId="77777777" w:rsidTr="003466E8">
        <w:trPr>
          <w:trHeight w:val="321"/>
        </w:trPr>
        <w:tc>
          <w:tcPr>
            <w:tcW w:w="2502" w:type="dxa"/>
          </w:tcPr>
          <w:p w14:paraId="7874B42E" w14:textId="45258C67" w:rsidR="00241D46" w:rsidRDefault="00D6679C"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Answer</w:t>
            </w:r>
          </w:p>
        </w:tc>
        <w:tc>
          <w:tcPr>
            <w:tcW w:w="6435" w:type="dxa"/>
          </w:tcPr>
          <w:p w14:paraId="30314DB6" w14:textId="326D93B6" w:rsidR="00241D46" w:rsidRDefault="002C05E5"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The answer entity is needed because a question may have multiple answers, having an answer entity allows the system to know who answered and when it was answered assisting with the filter feature, voting the XP allocation/Seal points reward system. This allows the system to properly show and ranked XP/rewards for individual answers.</w:t>
            </w:r>
          </w:p>
        </w:tc>
      </w:tr>
      <w:tr w:rsidR="00241D46" w14:paraId="59A2345E" w14:textId="77777777" w:rsidTr="003466E8">
        <w:trPr>
          <w:trHeight w:val="321"/>
        </w:trPr>
        <w:tc>
          <w:tcPr>
            <w:tcW w:w="2502" w:type="dxa"/>
          </w:tcPr>
          <w:p w14:paraId="7AAEE34B" w14:textId="56142F26" w:rsidR="00241D46" w:rsidRDefault="0033089A"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Level</w:t>
            </w:r>
          </w:p>
        </w:tc>
        <w:tc>
          <w:tcPr>
            <w:tcW w:w="6435" w:type="dxa"/>
          </w:tcPr>
          <w:p w14:paraId="2252B2CD" w14:textId="5FE3AE66" w:rsidR="00241D46" w:rsidRDefault="00975785"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Level entity is needed so that users will be linked directly to their current level and see their progress towards the next level as well as the upcoming rewards. This entity also allows users to track their seal points earned.</w:t>
            </w:r>
          </w:p>
        </w:tc>
      </w:tr>
      <w:tr w:rsidR="0033089A" w14:paraId="3D39423A" w14:textId="77777777" w:rsidTr="003466E8">
        <w:trPr>
          <w:trHeight w:val="321"/>
        </w:trPr>
        <w:tc>
          <w:tcPr>
            <w:tcW w:w="2502" w:type="dxa"/>
          </w:tcPr>
          <w:p w14:paraId="176C7FA3" w14:textId="3D8F3A80" w:rsidR="0033089A" w:rsidRDefault="00AB207C"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Vote</w:t>
            </w:r>
          </w:p>
        </w:tc>
        <w:tc>
          <w:tcPr>
            <w:tcW w:w="6435" w:type="dxa"/>
          </w:tcPr>
          <w:p w14:paraId="38695D9E" w14:textId="62637B6C" w:rsidR="0033089A" w:rsidRDefault="00AB207C"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Vote entity is needed to properly track votes made by other </w:t>
            </w:r>
            <w:proofErr w:type="gramStart"/>
            <w:r>
              <w:rPr>
                <w:rFonts w:ascii="Palatino Linotype" w:eastAsia="SimSun" w:hAnsi="Palatino Linotype"/>
                <w:bCs/>
                <w:lang w:eastAsia="zh-CN"/>
              </w:rPr>
              <w:t>users(</w:t>
            </w:r>
            <w:proofErr w:type="gramEnd"/>
            <w:r>
              <w:rPr>
                <w:rFonts w:ascii="Palatino Linotype" w:eastAsia="SimSun" w:hAnsi="Palatino Linotype"/>
                <w:bCs/>
                <w:lang w:eastAsia="zh-CN"/>
              </w:rPr>
              <w:t xml:space="preserve">upvote or downvote) on answers they find useful/not useful, the vote entity also helps prevent duplicate votes and is key in the Seal points and </w:t>
            </w:r>
            <w:proofErr w:type="spellStart"/>
            <w:r>
              <w:rPr>
                <w:rFonts w:ascii="Palatino Linotype" w:eastAsia="SimSun" w:hAnsi="Palatino Linotype"/>
                <w:bCs/>
                <w:lang w:eastAsia="zh-CN"/>
              </w:rPr>
              <w:t>Xp</w:t>
            </w:r>
            <w:proofErr w:type="spellEnd"/>
            <w:r>
              <w:rPr>
                <w:rFonts w:ascii="Palatino Linotype" w:eastAsia="SimSun" w:hAnsi="Palatino Linotype"/>
                <w:bCs/>
                <w:lang w:eastAsia="zh-CN"/>
              </w:rPr>
              <w:t xml:space="preserve"> system for ranking answers</w:t>
            </w:r>
            <w:r w:rsidR="00026D03">
              <w:rPr>
                <w:rFonts w:ascii="Palatino Linotype" w:eastAsia="SimSun" w:hAnsi="Palatino Linotype"/>
                <w:bCs/>
                <w:lang w:eastAsia="zh-CN"/>
              </w:rPr>
              <w:t>.</w:t>
            </w:r>
          </w:p>
        </w:tc>
      </w:tr>
      <w:tr w:rsidR="003466E8" w14:paraId="6E5D2EFD" w14:textId="77777777" w:rsidTr="003466E8">
        <w:trPr>
          <w:trHeight w:val="321"/>
        </w:trPr>
        <w:tc>
          <w:tcPr>
            <w:tcW w:w="2502" w:type="dxa"/>
          </w:tcPr>
          <w:p w14:paraId="2CB09F58" w14:textId="5C7458AA" w:rsidR="003466E8" w:rsidRDefault="00483D6F"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 xml:space="preserve">Subject </w:t>
            </w:r>
          </w:p>
        </w:tc>
        <w:tc>
          <w:tcPr>
            <w:tcW w:w="6435" w:type="dxa"/>
          </w:tcPr>
          <w:p w14:paraId="0EDDCF0F" w14:textId="1351A750" w:rsidR="003466E8" w:rsidRDefault="00483D6F" w:rsidP="000B4952">
            <w:pPr>
              <w:widowControl w:val="0"/>
              <w:overflowPunct w:val="0"/>
              <w:autoSpaceDE w:val="0"/>
              <w:autoSpaceDN w:val="0"/>
              <w:adjustRightInd w:val="0"/>
              <w:ind w:right="200"/>
              <w:jc w:val="both"/>
              <w:rPr>
                <w:rFonts w:ascii="Palatino Linotype" w:eastAsia="SimSun" w:hAnsi="Palatino Linotype"/>
                <w:bCs/>
                <w:lang w:eastAsia="zh-CN"/>
              </w:rPr>
            </w:pPr>
            <w:r>
              <w:rPr>
                <w:rFonts w:ascii="Palatino Linotype" w:eastAsia="SimSun" w:hAnsi="Palatino Linotype"/>
                <w:bCs/>
                <w:lang w:eastAsia="zh-CN"/>
              </w:rPr>
              <w:t>Subject entity is needed so that each question can be categorised to its specific module. This helps student filter based on the subject/project that they want and find the most relevant materials quickly</w:t>
            </w:r>
            <w:r w:rsidR="00AB207C">
              <w:rPr>
                <w:rFonts w:ascii="Palatino Linotype" w:eastAsia="SimSun" w:hAnsi="Palatino Linotype"/>
                <w:bCs/>
                <w:lang w:eastAsia="zh-CN"/>
              </w:rPr>
              <w:t xml:space="preserve"> thus supporting the search and filter feature in section B</w:t>
            </w:r>
          </w:p>
        </w:tc>
      </w:tr>
    </w:tbl>
    <w:p w14:paraId="53A15E68" w14:textId="77777777" w:rsidR="00B00706" w:rsidRDefault="00B00706" w:rsidP="001C279C">
      <w:pPr>
        <w:spacing w:after="160" w:line="259" w:lineRule="auto"/>
      </w:pPr>
    </w:p>
    <w:p w14:paraId="1C5EF72D" w14:textId="77777777" w:rsidR="00B00706" w:rsidRDefault="00B00706" w:rsidP="001C279C">
      <w:pPr>
        <w:spacing w:after="160" w:line="259" w:lineRule="auto"/>
      </w:pPr>
    </w:p>
    <w:p w14:paraId="096814C8" w14:textId="77777777" w:rsidR="00146863" w:rsidRDefault="00146863">
      <w:pPr>
        <w:spacing w:after="160" w:line="259" w:lineRule="auto"/>
        <w:rPr>
          <w:rFonts w:ascii="Times" w:eastAsiaTheme="majorEastAsia" w:hAnsi="Times" w:cstheme="majorBidi"/>
          <w:b/>
          <w:color w:val="000000" w:themeColor="text1"/>
          <w:sz w:val="32"/>
          <w:szCs w:val="32"/>
        </w:rPr>
      </w:pPr>
      <w:r>
        <w:lastRenderedPageBreak/>
        <w:br w:type="page"/>
      </w:r>
    </w:p>
    <w:p w14:paraId="023D38D1" w14:textId="0D8A37BE" w:rsidR="00B00706" w:rsidRPr="006875A9" w:rsidRDefault="00B00706" w:rsidP="00B00706">
      <w:pPr>
        <w:pStyle w:val="Heading2"/>
      </w:pPr>
      <w:bookmarkStart w:id="8" w:name="_Toc179731374"/>
      <w:r>
        <w:lastRenderedPageBreak/>
        <w:t xml:space="preserve">Section </w:t>
      </w:r>
      <w:r w:rsidR="000C7EA3">
        <w:t>D</w:t>
      </w:r>
      <w:r>
        <w:t xml:space="preserve">: </w:t>
      </w:r>
      <w:r w:rsidR="00BB076E">
        <w:t>Data Dictionary</w:t>
      </w:r>
      <w:r>
        <w:t xml:space="preserve"> (</w:t>
      </w:r>
      <w:r w:rsidR="00640A37">
        <w:t>10</w:t>
      </w:r>
      <w:r>
        <w:t>%)</w:t>
      </w:r>
      <w:bookmarkEnd w:id="8"/>
    </w:p>
    <w:p w14:paraId="765649F6" w14:textId="7293905D" w:rsidR="00DD0640" w:rsidRDefault="00766771" w:rsidP="2B0B3165">
      <w:pPr>
        <w:spacing w:after="160" w:line="259" w:lineRule="auto"/>
        <w:rPr>
          <w:rFonts w:ascii="Palatino Linotype" w:eastAsia="SimSun" w:hAnsi="Palatino Linotype"/>
          <w:lang w:eastAsia="zh-CN"/>
        </w:rPr>
      </w:pPr>
      <w:r w:rsidRPr="2B0B3165">
        <w:rPr>
          <w:rFonts w:ascii="Palatino Linotype" w:eastAsia="SimSun" w:hAnsi="Palatino Linotype"/>
          <w:lang w:eastAsia="zh-CN"/>
        </w:rPr>
        <w:t xml:space="preserve">For each entity listed in </w:t>
      </w:r>
      <w:r w:rsidR="00C5311A" w:rsidRPr="2B0B3165">
        <w:rPr>
          <w:rFonts w:ascii="Palatino Linotype" w:eastAsia="SimSun" w:hAnsi="Palatino Linotype"/>
          <w:lang w:eastAsia="zh-CN"/>
        </w:rPr>
        <w:t>S</w:t>
      </w:r>
      <w:r w:rsidRPr="2B0B3165">
        <w:rPr>
          <w:rFonts w:ascii="Palatino Linotype" w:eastAsia="SimSun" w:hAnsi="Palatino Linotype"/>
          <w:lang w:eastAsia="zh-CN"/>
        </w:rPr>
        <w:t xml:space="preserve">ection C, list at least </w:t>
      </w:r>
      <w:bookmarkStart w:id="9" w:name="_Hlk211523041"/>
      <w:r w:rsidR="003F32F0" w:rsidRPr="2B0B3165">
        <w:rPr>
          <w:rFonts w:ascii="Palatino Linotype" w:eastAsia="SimSun" w:hAnsi="Palatino Linotype"/>
          <w:lang w:eastAsia="zh-CN"/>
        </w:rPr>
        <w:t>2</w:t>
      </w:r>
      <w:r w:rsidR="003317F8" w:rsidRPr="2B0B3165">
        <w:rPr>
          <w:rFonts w:ascii="Palatino Linotype" w:eastAsia="SimSun" w:hAnsi="Palatino Linotype"/>
          <w:lang w:eastAsia="zh-CN"/>
        </w:rPr>
        <w:t xml:space="preserve"> (</w:t>
      </w:r>
      <w:r w:rsidR="003F32F0" w:rsidRPr="2B0B3165">
        <w:rPr>
          <w:rFonts w:ascii="Palatino Linotype" w:eastAsia="SimSun" w:hAnsi="Palatino Linotype"/>
          <w:lang w:eastAsia="zh-CN"/>
        </w:rPr>
        <w:t>TWO</w:t>
      </w:r>
      <w:r w:rsidR="003317F8" w:rsidRPr="2B0B3165">
        <w:rPr>
          <w:rFonts w:ascii="Palatino Linotype" w:eastAsia="SimSun" w:hAnsi="Palatino Linotype"/>
          <w:lang w:eastAsia="zh-CN"/>
        </w:rPr>
        <w:t xml:space="preserve"> - minimum) to </w:t>
      </w:r>
      <w:r w:rsidR="003F32F0" w:rsidRPr="2B0B3165">
        <w:rPr>
          <w:rFonts w:ascii="Palatino Linotype" w:eastAsia="SimSun" w:hAnsi="Palatino Linotype"/>
          <w:lang w:eastAsia="zh-CN"/>
        </w:rPr>
        <w:t>5</w:t>
      </w:r>
      <w:r w:rsidR="003317F8" w:rsidRPr="2B0B3165">
        <w:rPr>
          <w:rFonts w:ascii="Palatino Linotype" w:eastAsia="SimSun" w:hAnsi="Palatino Linotype"/>
          <w:lang w:eastAsia="zh-CN"/>
        </w:rPr>
        <w:t xml:space="preserve"> (</w:t>
      </w:r>
      <w:r w:rsidR="003F32F0" w:rsidRPr="2B0B3165">
        <w:rPr>
          <w:rFonts w:ascii="Palatino Linotype" w:eastAsia="SimSun" w:hAnsi="Palatino Linotype"/>
          <w:lang w:eastAsia="zh-CN"/>
        </w:rPr>
        <w:t>FIVE</w:t>
      </w:r>
      <w:r w:rsidR="003317F8" w:rsidRPr="2B0B3165">
        <w:rPr>
          <w:rFonts w:ascii="Palatino Linotype" w:eastAsia="SimSun" w:hAnsi="Palatino Linotype"/>
          <w:lang w:eastAsia="zh-CN"/>
        </w:rPr>
        <w:t xml:space="preserve"> - maximum)</w:t>
      </w:r>
      <w:bookmarkEnd w:id="9"/>
      <w:r w:rsidR="003317F8" w:rsidRPr="2B0B3165">
        <w:rPr>
          <w:rFonts w:ascii="Palatino Linotype" w:eastAsia="SimSun" w:hAnsi="Palatino Linotype"/>
          <w:lang w:eastAsia="zh-CN"/>
        </w:rPr>
        <w:t xml:space="preserve"> </w:t>
      </w:r>
      <w:r w:rsidRPr="2B0B3165">
        <w:rPr>
          <w:rFonts w:ascii="Palatino Linotype" w:eastAsia="SimSun" w:hAnsi="Palatino Linotype"/>
          <w:lang w:eastAsia="zh-CN"/>
        </w:rPr>
        <w:t xml:space="preserve">relevant attributes. </w:t>
      </w:r>
    </w:p>
    <w:p w14:paraId="6DF0EF48" w14:textId="77777777" w:rsidR="00F5528E" w:rsidRPr="00DD0640" w:rsidRDefault="00F5528E" w:rsidP="00F5528E">
      <w:pPr>
        <w:spacing w:after="160" w:line="259" w:lineRule="auto"/>
        <w:rPr>
          <w:rFonts w:ascii="Palatino Linotype" w:eastAsia="SimSun" w:hAnsi="Palatino Linotype"/>
          <w:bCs/>
          <w:lang w:eastAsia="zh-CN"/>
        </w:rPr>
      </w:pPr>
    </w:p>
    <w:p w14:paraId="676064F7" w14:textId="11E104A3" w:rsidR="00DD0640" w:rsidRPr="00DD0640" w:rsidRDefault="00DD0640" w:rsidP="00DD0640">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r w:rsidR="007030C7">
        <w:rPr>
          <w:rFonts w:eastAsia="SimSun" w:cs="Times New Roman"/>
          <w:sz w:val="22"/>
          <w:szCs w:val="22"/>
          <w:lang w:val="en-US"/>
        </w:rPr>
        <w:t>User</w:t>
      </w:r>
    </w:p>
    <w:p w14:paraId="300E9129" w14:textId="7E3168D8" w:rsidR="003317F8" w:rsidRPr="003317F8" w:rsidRDefault="00DD0640" w:rsidP="003B7078">
      <w:pPr>
        <w:spacing w:line="360" w:lineRule="auto"/>
        <w:jc w:val="both"/>
        <w:rPr>
          <w:rFonts w:eastAsia="SimSun" w:cs="Times New Roman"/>
          <w:sz w:val="18"/>
          <w:szCs w:val="18"/>
          <w:lang w:val="en-US"/>
        </w:rPr>
      </w:pPr>
      <w:r w:rsidRPr="00DD0640">
        <w:rPr>
          <w:rFonts w:eastAsia="SimSun" w:cs="Times New Roman"/>
          <w:sz w:val="22"/>
          <w:szCs w:val="22"/>
          <w:lang w:val="en-US"/>
        </w:rPr>
        <w:t>Description:</w:t>
      </w:r>
      <w:r w:rsidR="003B7078">
        <w:rPr>
          <w:rFonts w:eastAsia="SimSun" w:cs="Times New Roman"/>
          <w:sz w:val="22"/>
          <w:szCs w:val="22"/>
          <w:lang w:val="en-US"/>
        </w:rPr>
        <w:t xml:space="preserve"> Stores user account information such as Email password and name. Includes </w:t>
      </w:r>
      <w:proofErr w:type="spellStart"/>
      <w:r w:rsidR="003B7078">
        <w:rPr>
          <w:rFonts w:eastAsia="SimSun" w:cs="Times New Roman"/>
          <w:sz w:val="22"/>
          <w:szCs w:val="22"/>
          <w:lang w:val="en-US"/>
        </w:rPr>
        <w:t>XP_points</w:t>
      </w:r>
      <w:proofErr w:type="spellEnd"/>
      <w:r w:rsidR="003B7078">
        <w:rPr>
          <w:rFonts w:eastAsia="SimSun" w:cs="Times New Roman"/>
          <w:sz w:val="22"/>
          <w:szCs w:val="22"/>
          <w:lang w:val="en-US"/>
        </w:rPr>
        <w:t xml:space="preserve"> to help track Seal point allocation, it also shows current level for users to check their progression.</w:t>
      </w:r>
    </w:p>
    <w:p w14:paraId="31CE2865" w14:textId="2B9FE61D" w:rsidR="00BB076E" w:rsidRDefault="00477664" w:rsidP="00DD0640">
      <w:pPr>
        <w:spacing w:line="360" w:lineRule="auto"/>
        <w:jc w:val="both"/>
        <w:rPr>
          <w:rFonts w:eastAsia="SimSun" w:cs="Times New Roman"/>
          <w:sz w:val="22"/>
          <w:szCs w:val="22"/>
          <w:lang w:val="en-US"/>
        </w:rPr>
      </w:pPr>
      <w:r w:rsidRPr="00477664">
        <w:rPr>
          <w:rFonts w:eastAsia="SimSun" w:cs="Times New Roman"/>
          <w:noProof/>
          <w:sz w:val="22"/>
          <w:szCs w:val="22"/>
          <w:lang w:val="en-US"/>
        </w:rPr>
        <w:drawing>
          <wp:inline distT="0" distB="0" distL="0" distR="0" wp14:anchorId="304BB237" wp14:editId="62842890">
            <wp:extent cx="5732145" cy="1281430"/>
            <wp:effectExtent l="0" t="0" r="1905" b="0"/>
            <wp:docPr id="1047354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92" name="Picture 1" descr="A screenshot of a computer&#10;&#10;AI-generated content may be incorrect."/>
                    <pic:cNvPicPr/>
                  </pic:nvPicPr>
                  <pic:blipFill>
                    <a:blip r:embed="rId21"/>
                    <a:stretch>
                      <a:fillRect/>
                    </a:stretch>
                  </pic:blipFill>
                  <pic:spPr>
                    <a:xfrm>
                      <a:off x="0" y="0"/>
                      <a:ext cx="5732145" cy="1281430"/>
                    </a:xfrm>
                    <a:prstGeom prst="rect">
                      <a:avLst/>
                    </a:prstGeom>
                  </pic:spPr>
                </pic:pic>
              </a:graphicData>
            </a:graphic>
          </wp:inline>
        </w:drawing>
      </w:r>
    </w:p>
    <w:p w14:paraId="0AFF9CFF" w14:textId="71DF6F6F" w:rsidR="003317F8" w:rsidRPr="00DD0640" w:rsidRDefault="003317F8" w:rsidP="00DD0640">
      <w:pPr>
        <w:spacing w:line="360" w:lineRule="auto"/>
        <w:jc w:val="both"/>
        <w:rPr>
          <w:rFonts w:eastAsia="SimSun" w:cs="Times New Roman"/>
          <w:sz w:val="22"/>
          <w:szCs w:val="22"/>
          <w:lang w:val="en-US"/>
        </w:rPr>
      </w:pPr>
    </w:p>
    <w:tbl>
      <w:tblPr>
        <w:tblStyle w:val="TableGrid1"/>
        <w:tblW w:w="9017" w:type="dxa"/>
        <w:jc w:val="center"/>
        <w:tblLook w:val="04A0" w:firstRow="1" w:lastRow="0" w:firstColumn="1" w:lastColumn="0" w:noHBand="0" w:noVBand="1"/>
      </w:tblPr>
      <w:tblGrid>
        <w:gridCol w:w="2496"/>
        <w:gridCol w:w="1765"/>
        <w:gridCol w:w="3266"/>
        <w:gridCol w:w="1490"/>
      </w:tblGrid>
      <w:tr w:rsidR="00640A37" w:rsidRPr="00DD0640" w14:paraId="13F4F620" w14:textId="5CD96865" w:rsidTr="003B7078">
        <w:trPr>
          <w:jc w:val="center"/>
        </w:trPr>
        <w:tc>
          <w:tcPr>
            <w:tcW w:w="2496" w:type="dxa"/>
          </w:tcPr>
          <w:p w14:paraId="5705D7E1" w14:textId="77777777" w:rsidR="00640A37" w:rsidRPr="00DD0640" w:rsidRDefault="00640A37" w:rsidP="00DD0640">
            <w:pPr>
              <w:spacing w:line="360" w:lineRule="auto"/>
              <w:rPr>
                <w:rFonts w:eastAsia="SimSun" w:cs="Times New Roman"/>
                <w:b/>
                <w:sz w:val="20"/>
                <w:lang w:val="en-US"/>
              </w:rPr>
            </w:pPr>
            <w:r w:rsidRPr="00DD0640">
              <w:rPr>
                <w:rFonts w:eastAsia="SimSun" w:cs="Times New Roman"/>
                <w:b/>
                <w:sz w:val="20"/>
                <w:lang w:val="en-US"/>
              </w:rPr>
              <w:t>Field Name</w:t>
            </w:r>
          </w:p>
        </w:tc>
        <w:tc>
          <w:tcPr>
            <w:tcW w:w="1765" w:type="dxa"/>
          </w:tcPr>
          <w:p w14:paraId="2363C821" w14:textId="7C007E6E" w:rsidR="00640A37" w:rsidRPr="00DD0640" w:rsidRDefault="00640A37" w:rsidP="00DD0640">
            <w:pPr>
              <w:spacing w:line="360" w:lineRule="auto"/>
              <w:rPr>
                <w:rFonts w:eastAsia="SimSun" w:cs="Times New Roman"/>
                <w:b/>
                <w:sz w:val="20"/>
                <w:lang w:val="en-US"/>
              </w:rPr>
            </w:pPr>
            <w:r>
              <w:rPr>
                <w:rFonts w:eastAsia="SimSun" w:cs="Times New Roman"/>
                <w:b/>
                <w:sz w:val="20"/>
                <w:lang w:val="en-US"/>
              </w:rPr>
              <w:t>FK</w:t>
            </w:r>
            <w:r w:rsidR="005F60DD">
              <w:rPr>
                <w:rFonts w:eastAsia="SimSun" w:cs="Times New Roman"/>
                <w:b/>
                <w:sz w:val="20"/>
                <w:lang w:val="en-US"/>
              </w:rPr>
              <w:t xml:space="preserve"> </w:t>
            </w:r>
            <w:r w:rsidR="005F60DD">
              <w:rPr>
                <w:rFonts w:eastAsia="SimSun" w:cs="Times New Roman"/>
                <w:b/>
                <w:sz w:val="20"/>
                <w:lang w:val="en-US"/>
              </w:rPr>
              <w:br/>
              <w:t>(Parent Table Name)</w:t>
            </w:r>
          </w:p>
        </w:tc>
        <w:tc>
          <w:tcPr>
            <w:tcW w:w="3266" w:type="dxa"/>
          </w:tcPr>
          <w:p w14:paraId="590445C2" w14:textId="18EBA69E" w:rsidR="00640A37" w:rsidRPr="00DD0640" w:rsidRDefault="00640A37" w:rsidP="00DD0640">
            <w:pPr>
              <w:spacing w:line="360" w:lineRule="auto"/>
              <w:rPr>
                <w:rFonts w:eastAsia="SimSun" w:cs="Times New Roman"/>
                <w:b/>
                <w:sz w:val="20"/>
                <w:lang w:val="en-US"/>
              </w:rPr>
            </w:pPr>
            <w:r w:rsidRPr="00DD0640">
              <w:rPr>
                <w:rFonts w:eastAsia="SimSun" w:cs="Times New Roman"/>
                <w:b/>
                <w:sz w:val="20"/>
                <w:lang w:val="en-US"/>
              </w:rPr>
              <w:t>Example</w:t>
            </w:r>
          </w:p>
        </w:tc>
        <w:tc>
          <w:tcPr>
            <w:tcW w:w="1490" w:type="dxa"/>
          </w:tcPr>
          <w:p w14:paraId="1B86DD7C" w14:textId="47751554" w:rsidR="00640A37" w:rsidRPr="00DD0640" w:rsidRDefault="00640A37" w:rsidP="00DD0640">
            <w:pPr>
              <w:spacing w:line="360" w:lineRule="auto"/>
              <w:rPr>
                <w:rFonts w:eastAsia="SimSun" w:cs="Times New Roman"/>
                <w:b/>
                <w:sz w:val="20"/>
                <w:lang w:val="en-US"/>
              </w:rPr>
            </w:pPr>
            <w:r>
              <w:rPr>
                <w:rFonts w:eastAsia="SimSun" w:cs="Times New Roman"/>
                <w:b/>
                <w:sz w:val="20"/>
                <w:lang w:val="en-US"/>
              </w:rPr>
              <w:t>Justification</w:t>
            </w:r>
          </w:p>
        </w:tc>
      </w:tr>
      <w:tr w:rsidR="00640A37" w:rsidRPr="00DD0640" w14:paraId="62E19729" w14:textId="4FB5A5C7" w:rsidTr="003B7078">
        <w:trPr>
          <w:jc w:val="center"/>
        </w:trPr>
        <w:tc>
          <w:tcPr>
            <w:tcW w:w="2496" w:type="dxa"/>
          </w:tcPr>
          <w:p w14:paraId="3792EA84" w14:textId="5C931081" w:rsidR="00640A37" w:rsidRPr="00DD0640" w:rsidRDefault="00640A37" w:rsidP="00DD0640">
            <w:pPr>
              <w:spacing w:line="360" w:lineRule="auto"/>
              <w:rPr>
                <w:rFonts w:eastAsia="SimSun" w:cs="Times New Roman"/>
                <w:sz w:val="20"/>
                <w:lang w:val="en-US"/>
              </w:rPr>
            </w:pPr>
            <w:r w:rsidRPr="00DD0640">
              <w:rPr>
                <w:rFonts w:eastAsia="SimSun" w:cs="Times New Roman"/>
                <w:sz w:val="20"/>
                <w:lang w:val="en-US"/>
              </w:rPr>
              <w:t>id</w:t>
            </w:r>
          </w:p>
        </w:tc>
        <w:tc>
          <w:tcPr>
            <w:tcW w:w="1765" w:type="dxa"/>
          </w:tcPr>
          <w:p w14:paraId="3B059FE7" w14:textId="5EDD7704" w:rsidR="00640A37" w:rsidRDefault="00640A37" w:rsidP="00DD0640">
            <w:pPr>
              <w:spacing w:line="360" w:lineRule="auto"/>
              <w:rPr>
                <w:rFonts w:eastAsia="SimSun" w:cs="Times New Roman"/>
                <w:sz w:val="20"/>
                <w:lang w:val="en-US"/>
              </w:rPr>
            </w:pPr>
            <w:r>
              <w:rPr>
                <w:rFonts w:eastAsia="SimSun" w:cs="Times New Roman"/>
                <w:sz w:val="20"/>
                <w:lang w:val="en-US"/>
              </w:rPr>
              <w:t>-</w:t>
            </w:r>
          </w:p>
        </w:tc>
        <w:tc>
          <w:tcPr>
            <w:tcW w:w="3266" w:type="dxa"/>
          </w:tcPr>
          <w:p w14:paraId="5FBFF9DE" w14:textId="46014D77" w:rsidR="00640A37" w:rsidRPr="00DD0640" w:rsidRDefault="00640A37" w:rsidP="00DD0640">
            <w:pPr>
              <w:spacing w:line="360" w:lineRule="auto"/>
              <w:rPr>
                <w:rFonts w:eastAsia="SimSun" w:cs="Times New Roman"/>
                <w:sz w:val="20"/>
                <w:lang w:val="en-US"/>
              </w:rPr>
            </w:pPr>
            <w:r>
              <w:rPr>
                <w:rFonts w:eastAsia="SimSun" w:cs="Times New Roman"/>
                <w:sz w:val="20"/>
                <w:lang w:val="en-US"/>
              </w:rPr>
              <w:t>1</w:t>
            </w:r>
          </w:p>
        </w:tc>
        <w:tc>
          <w:tcPr>
            <w:tcW w:w="1490" w:type="dxa"/>
          </w:tcPr>
          <w:p w14:paraId="06A59F9C" w14:textId="454A2338" w:rsidR="00640A37" w:rsidRPr="003317F8" w:rsidRDefault="00640A37" w:rsidP="00DD0640">
            <w:pPr>
              <w:spacing w:line="360" w:lineRule="auto"/>
              <w:rPr>
                <w:rFonts w:eastAsia="SimSun" w:cs="Times New Roman"/>
                <w:sz w:val="14"/>
                <w:szCs w:val="14"/>
                <w:lang w:val="en-US"/>
              </w:rPr>
            </w:pPr>
            <w:r w:rsidRPr="003317F8">
              <w:rPr>
                <w:rFonts w:eastAsia="SimSun" w:cs="Times New Roman"/>
                <w:sz w:val="14"/>
                <w:szCs w:val="14"/>
                <w:lang w:val="en-US"/>
              </w:rPr>
              <w:t xml:space="preserve">An auto-incrementing ID ensures that </w:t>
            </w:r>
            <w:r w:rsidR="00CF3BD3">
              <w:rPr>
                <w:rFonts w:eastAsia="SimSun" w:cs="Times New Roman"/>
                <w:sz w:val="14"/>
                <w:szCs w:val="14"/>
                <w:lang w:val="en-US"/>
              </w:rPr>
              <w:t xml:space="preserve">each new user </w:t>
            </w:r>
            <w:r w:rsidRPr="003317F8">
              <w:rPr>
                <w:rFonts w:eastAsia="SimSun" w:cs="Times New Roman"/>
                <w:sz w:val="14"/>
                <w:szCs w:val="14"/>
                <w:lang w:val="en-US"/>
              </w:rPr>
              <w:t>automatically receives a unique identifier</w:t>
            </w:r>
          </w:p>
        </w:tc>
      </w:tr>
      <w:tr w:rsidR="00640A37" w:rsidRPr="00DD0640" w14:paraId="222CE272" w14:textId="620833F4" w:rsidTr="003B7078">
        <w:trPr>
          <w:jc w:val="center"/>
        </w:trPr>
        <w:tc>
          <w:tcPr>
            <w:tcW w:w="2496" w:type="dxa"/>
          </w:tcPr>
          <w:p w14:paraId="0370D937" w14:textId="0436132C" w:rsidR="00640A37" w:rsidRPr="00DD0640" w:rsidRDefault="00640A37" w:rsidP="00DD0640">
            <w:pPr>
              <w:spacing w:line="360" w:lineRule="auto"/>
              <w:rPr>
                <w:rFonts w:eastAsia="SimSun" w:cs="Times New Roman"/>
                <w:sz w:val="20"/>
                <w:lang w:val="en-US"/>
              </w:rPr>
            </w:pPr>
            <w:r w:rsidRPr="00DD0640">
              <w:rPr>
                <w:rFonts w:eastAsia="SimSun" w:cs="Times New Roman"/>
                <w:sz w:val="20"/>
                <w:lang w:val="en-US"/>
              </w:rPr>
              <w:t>name</w:t>
            </w:r>
          </w:p>
        </w:tc>
        <w:tc>
          <w:tcPr>
            <w:tcW w:w="1765" w:type="dxa"/>
          </w:tcPr>
          <w:p w14:paraId="25CDB6ED" w14:textId="51597413" w:rsidR="00640A37" w:rsidRPr="00DD0640" w:rsidRDefault="003B7078" w:rsidP="00DD0640">
            <w:pPr>
              <w:spacing w:line="360" w:lineRule="auto"/>
              <w:rPr>
                <w:rFonts w:eastAsia="SimSun" w:cs="Times New Roman"/>
                <w:sz w:val="20"/>
                <w:lang w:val="en-US"/>
              </w:rPr>
            </w:pPr>
            <w:r>
              <w:rPr>
                <w:rFonts w:eastAsia="SimSun" w:cs="Times New Roman"/>
                <w:sz w:val="20"/>
                <w:lang w:val="en-US"/>
              </w:rPr>
              <w:t>-</w:t>
            </w:r>
          </w:p>
        </w:tc>
        <w:tc>
          <w:tcPr>
            <w:tcW w:w="3266" w:type="dxa"/>
          </w:tcPr>
          <w:p w14:paraId="6541A391" w14:textId="03E91642" w:rsidR="00640A37" w:rsidRPr="00DD0640" w:rsidRDefault="003B7078" w:rsidP="00DD0640">
            <w:pPr>
              <w:spacing w:line="360" w:lineRule="auto"/>
              <w:rPr>
                <w:rFonts w:eastAsia="SimSun" w:cs="Times New Roman"/>
                <w:sz w:val="20"/>
                <w:lang w:val="en-US"/>
              </w:rPr>
            </w:pPr>
            <w:r>
              <w:rPr>
                <w:rFonts w:eastAsia="SimSun" w:cs="Times New Roman"/>
                <w:sz w:val="20"/>
                <w:lang w:val="en-US"/>
              </w:rPr>
              <w:t>Jane Doe</w:t>
            </w:r>
          </w:p>
        </w:tc>
        <w:tc>
          <w:tcPr>
            <w:tcW w:w="1490" w:type="dxa"/>
          </w:tcPr>
          <w:p w14:paraId="6FBE08B4" w14:textId="45AEA6A1" w:rsidR="005F60DD" w:rsidRPr="003317F8" w:rsidRDefault="003B7078" w:rsidP="00DD0640">
            <w:pPr>
              <w:spacing w:line="360" w:lineRule="auto"/>
              <w:rPr>
                <w:rFonts w:eastAsia="SimSun" w:cs="Times New Roman"/>
                <w:sz w:val="14"/>
                <w:szCs w:val="14"/>
                <w:lang w:val="en-US"/>
              </w:rPr>
            </w:pPr>
            <w:r>
              <w:rPr>
                <w:rFonts w:eastAsia="SimSun" w:cs="Times New Roman"/>
                <w:sz w:val="14"/>
                <w:szCs w:val="14"/>
                <w:lang w:val="en-US"/>
              </w:rPr>
              <w:t>Stores user full name to display in profile and for answers/questions</w:t>
            </w:r>
          </w:p>
        </w:tc>
      </w:tr>
      <w:tr w:rsidR="00640A37" w:rsidRPr="00DD0640" w14:paraId="193A7D9B" w14:textId="345529DC" w:rsidTr="003B7078">
        <w:trPr>
          <w:jc w:val="center"/>
        </w:trPr>
        <w:tc>
          <w:tcPr>
            <w:tcW w:w="2496" w:type="dxa"/>
          </w:tcPr>
          <w:p w14:paraId="2EF7F10D" w14:textId="12EF7C9A" w:rsidR="00640A37" w:rsidRPr="00DD0640" w:rsidRDefault="00640A37" w:rsidP="00DD0640">
            <w:pPr>
              <w:spacing w:line="360" w:lineRule="auto"/>
              <w:rPr>
                <w:rFonts w:eastAsia="SimSun" w:cs="Times New Roman"/>
                <w:sz w:val="20"/>
                <w:lang w:val="en-US"/>
              </w:rPr>
            </w:pPr>
            <w:r>
              <w:rPr>
                <w:rFonts w:eastAsia="SimSun" w:cs="Times New Roman"/>
                <w:sz w:val="20"/>
                <w:lang w:val="en-US"/>
              </w:rPr>
              <w:t>email</w:t>
            </w:r>
          </w:p>
        </w:tc>
        <w:tc>
          <w:tcPr>
            <w:tcW w:w="1765" w:type="dxa"/>
          </w:tcPr>
          <w:p w14:paraId="7F56102B" w14:textId="07A631E1" w:rsidR="00640A37" w:rsidRPr="00DD0640" w:rsidRDefault="003B7078" w:rsidP="00DD0640">
            <w:pPr>
              <w:spacing w:line="360" w:lineRule="auto"/>
              <w:rPr>
                <w:rFonts w:eastAsia="SimSun" w:cs="Times New Roman"/>
                <w:sz w:val="20"/>
                <w:lang w:val="en-US"/>
              </w:rPr>
            </w:pPr>
            <w:r>
              <w:rPr>
                <w:rFonts w:eastAsia="SimSun" w:cs="Times New Roman"/>
                <w:sz w:val="20"/>
                <w:lang w:val="en-US"/>
              </w:rPr>
              <w:t>-</w:t>
            </w:r>
          </w:p>
        </w:tc>
        <w:tc>
          <w:tcPr>
            <w:tcW w:w="3266" w:type="dxa"/>
          </w:tcPr>
          <w:p w14:paraId="13DCD094" w14:textId="585EA888" w:rsidR="00640A37" w:rsidRPr="00DD0640" w:rsidRDefault="003B7078" w:rsidP="00DD0640">
            <w:pPr>
              <w:spacing w:line="360" w:lineRule="auto"/>
              <w:rPr>
                <w:rFonts w:eastAsia="SimSun" w:cs="Times New Roman"/>
                <w:sz w:val="20"/>
                <w:lang w:val="en-US"/>
              </w:rPr>
            </w:pPr>
            <w:hyperlink r:id="rId22" w:history="1">
              <w:r w:rsidRPr="00091B1F">
                <w:rPr>
                  <w:rStyle w:val="Hyperlink"/>
                  <w:rFonts w:eastAsia="SimSun" w:cs="Times New Roman"/>
                  <w:sz w:val="20"/>
                  <w:lang w:val="en-US"/>
                </w:rPr>
                <w:t>Janedoe6162@students.edu.tp.sg</w:t>
              </w:r>
            </w:hyperlink>
          </w:p>
        </w:tc>
        <w:tc>
          <w:tcPr>
            <w:tcW w:w="1490" w:type="dxa"/>
          </w:tcPr>
          <w:p w14:paraId="4233BD81" w14:textId="6301187D" w:rsidR="00640A37" w:rsidRPr="003B7078" w:rsidRDefault="003B7078" w:rsidP="00DD0640">
            <w:pPr>
              <w:spacing w:line="360" w:lineRule="auto"/>
              <w:rPr>
                <w:rFonts w:eastAsia="SimSun" w:cs="Times New Roman"/>
                <w:sz w:val="14"/>
                <w:szCs w:val="14"/>
                <w:lang w:val="en-US"/>
              </w:rPr>
            </w:pPr>
            <w:r>
              <w:rPr>
                <w:rFonts w:eastAsia="SimSun" w:cs="Times New Roman"/>
                <w:sz w:val="14"/>
                <w:szCs w:val="14"/>
                <w:lang w:val="en-US"/>
              </w:rPr>
              <w:t>Email is needed for account verification and to make sure there can be no duplicate accounts</w:t>
            </w:r>
            <w:r w:rsidR="00477664">
              <w:rPr>
                <w:rFonts w:eastAsia="SimSun" w:cs="Times New Roman"/>
                <w:sz w:val="14"/>
                <w:szCs w:val="14"/>
                <w:lang w:val="en-US"/>
              </w:rPr>
              <w:t>. It has unique constraint to prevent duplicate accounts under the same email</w:t>
            </w:r>
          </w:p>
        </w:tc>
      </w:tr>
      <w:tr w:rsidR="003B7078" w:rsidRPr="00DD0640" w14:paraId="03B0089A" w14:textId="77777777" w:rsidTr="003B7078">
        <w:trPr>
          <w:jc w:val="center"/>
        </w:trPr>
        <w:tc>
          <w:tcPr>
            <w:tcW w:w="2496" w:type="dxa"/>
          </w:tcPr>
          <w:p w14:paraId="44DDD227" w14:textId="1A516767" w:rsidR="003B7078" w:rsidRDefault="003B7078" w:rsidP="00DD0640">
            <w:pPr>
              <w:spacing w:line="360" w:lineRule="auto"/>
              <w:rPr>
                <w:rFonts w:eastAsia="SimSun" w:cs="Times New Roman"/>
                <w:sz w:val="20"/>
                <w:lang w:val="en-US"/>
              </w:rPr>
            </w:pPr>
            <w:proofErr w:type="spellStart"/>
            <w:r>
              <w:rPr>
                <w:rFonts w:eastAsia="SimSun" w:cs="Times New Roman"/>
                <w:sz w:val="20"/>
                <w:lang w:val="en-US"/>
              </w:rPr>
              <w:t>xp_points</w:t>
            </w:r>
            <w:proofErr w:type="spellEnd"/>
          </w:p>
        </w:tc>
        <w:tc>
          <w:tcPr>
            <w:tcW w:w="1765" w:type="dxa"/>
          </w:tcPr>
          <w:p w14:paraId="0CD3EAA1" w14:textId="3FF89CE1" w:rsidR="003B7078" w:rsidRDefault="003B7078" w:rsidP="00DD0640">
            <w:pPr>
              <w:spacing w:line="360" w:lineRule="auto"/>
              <w:rPr>
                <w:rFonts w:eastAsia="SimSun" w:cs="Times New Roman"/>
                <w:sz w:val="20"/>
                <w:lang w:val="en-US"/>
              </w:rPr>
            </w:pPr>
            <w:r>
              <w:rPr>
                <w:rFonts w:eastAsia="SimSun" w:cs="Times New Roman"/>
                <w:sz w:val="20"/>
                <w:lang w:val="en-US"/>
              </w:rPr>
              <w:t>-</w:t>
            </w:r>
          </w:p>
        </w:tc>
        <w:tc>
          <w:tcPr>
            <w:tcW w:w="3266" w:type="dxa"/>
          </w:tcPr>
          <w:p w14:paraId="38DCC867" w14:textId="10DC94D1" w:rsidR="003B7078" w:rsidRDefault="003B7078" w:rsidP="00DD0640">
            <w:pPr>
              <w:spacing w:line="360" w:lineRule="auto"/>
              <w:rPr>
                <w:rFonts w:eastAsia="SimSun" w:cs="Times New Roman"/>
                <w:sz w:val="20"/>
                <w:lang w:val="en-US"/>
              </w:rPr>
            </w:pPr>
            <w:r>
              <w:rPr>
                <w:rFonts w:eastAsia="SimSun" w:cs="Times New Roman"/>
                <w:sz w:val="20"/>
                <w:lang w:val="en-US"/>
              </w:rPr>
              <w:t>670</w:t>
            </w:r>
          </w:p>
        </w:tc>
        <w:tc>
          <w:tcPr>
            <w:tcW w:w="1490" w:type="dxa"/>
          </w:tcPr>
          <w:p w14:paraId="0900EDD0" w14:textId="412AF6E0" w:rsidR="003B7078" w:rsidRDefault="003B7078" w:rsidP="00DD0640">
            <w:pPr>
              <w:spacing w:line="360" w:lineRule="auto"/>
              <w:rPr>
                <w:rFonts w:eastAsia="SimSun" w:cs="Times New Roman"/>
                <w:sz w:val="14"/>
                <w:szCs w:val="14"/>
                <w:lang w:val="en-US"/>
              </w:rPr>
            </w:pPr>
            <w:r>
              <w:rPr>
                <w:rFonts w:eastAsia="SimSun" w:cs="Times New Roman"/>
                <w:sz w:val="14"/>
                <w:szCs w:val="14"/>
                <w:lang w:val="en-US"/>
              </w:rPr>
              <w:t xml:space="preserve">Tracks </w:t>
            </w:r>
            <w:proofErr w:type="spellStart"/>
            <w:r>
              <w:rPr>
                <w:rFonts w:eastAsia="SimSun" w:cs="Times New Roman"/>
                <w:sz w:val="14"/>
                <w:szCs w:val="14"/>
                <w:lang w:val="en-US"/>
              </w:rPr>
              <w:t>xp</w:t>
            </w:r>
            <w:proofErr w:type="spellEnd"/>
            <w:r>
              <w:rPr>
                <w:rFonts w:eastAsia="SimSun" w:cs="Times New Roman"/>
                <w:sz w:val="14"/>
                <w:szCs w:val="14"/>
                <w:lang w:val="en-US"/>
              </w:rPr>
              <w:t xml:space="preserve"> points earned by user by providing helpful answers and receiving upvotes, used to determine account level and Seal points earned</w:t>
            </w:r>
          </w:p>
        </w:tc>
      </w:tr>
      <w:tr w:rsidR="003B7078" w:rsidRPr="00DD0640" w14:paraId="768469CA" w14:textId="77777777" w:rsidTr="003B7078">
        <w:trPr>
          <w:jc w:val="center"/>
        </w:trPr>
        <w:tc>
          <w:tcPr>
            <w:tcW w:w="2496" w:type="dxa"/>
          </w:tcPr>
          <w:p w14:paraId="000253E5" w14:textId="332A52EC" w:rsidR="003B7078" w:rsidRDefault="003B7078" w:rsidP="00DD0640">
            <w:pPr>
              <w:spacing w:line="360" w:lineRule="auto"/>
              <w:rPr>
                <w:rFonts w:eastAsia="SimSun" w:cs="Times New Roman"/>
                <w:sz w:val="20"/>
                <w:lang w:val="en-US"/>
              </w:rPr>
            </w:pPr>
            <w:proofErr w:type="spellStart"/>
            <w:r>
              <w:rPr>
                <w:rFonts w:eastAsia="SimSun" w:cs="Times New Roman"/>
                <w:sz w:val="20"/>
                <w:lang w:val="en-US"/>
              </w:rPr>
              <w:lastRenderedPageBreak/>
              <w:t>level_id</w:t>
            </w:r>
            <w:proofErr w:type="spellEnd"/>
          </w:p>
        </w:tc>
        <w:tc>
          <w:tcPr>
            <w:tcW w:w="1765" w:type="dxa"/>
          </w:tcPr>
          <w:p w14:paraId="74591569" w14:textId="2709322E" w:rsidR="003B7078" w:rsidRDefault="003B7078" w:rsidP="00DD0640">
            <w:pPr>
              <w:spacing w:line="360" w:lineRule="auto"/>
              <w:rPr>
                <w:rFonts w:eastAsia="SimSun" w:cs="Times New Roman"/>
                <w:sz w:val="20"/>
                <w:lang w:val="en-US"/>
              </w:rPr>
            </w:pPr>
            <w:r>
              <w:rPr>
                <w:rFonts w:eastAsia="SimSun" w:cs="Times New Roman"/>
                <w:sz w:val="20"/>
                <w:lang w:val="en-US"/>
              </w:rPr>
              <w:t>level</w:t>
            </w:r>
          </w:p>
        </w:tc>
        <w:tc>
          <w:tcPr>
            <w:tcW w:w="3266" w:type="dxa"/>
          </w:tcPr>
          <w:p w14:paraId="18975735" w14:textId="26D6D645" w:rsidR="003B7078" w:rsidRDefault="003B7078" w:rsidP="00DD0640">
            <w:pPr>
              <w:spacing w:line="360" w:lineRule="auto"/>
              <w:rPr>
                <w:rFonts w:eastAsia="SimSun" w:cs="Times New Roman"/>
                <w:sz w:val="20"/>
                <w:lang w:val="en-US"/>
              </w:rPr>
            </w:pPr>
            <w:r>
              <w:rPr>
                <w:rFonts w:eastAsia="SimSun" w:cs="Times New Roman"/>
                <w:sz w:val="20"/>
                <w:lang w:val="en-US"/>
              </w:rPr>
              <w:t>6</w:t>
            </w:r>
          </w:p>
        </w:tc>
        <w:tc>
          <w:tcPr>
            <w:tcW w:w="1490" w:type="dxa"/>
          </w:tcPr>
          <w:p w14:paraId="00F94979" w14:textId="2B6F65EF" w:rsidR="003B7078" w:rsidRDefault="003B7078" w:rsidP="00DD0640">
            <w:pPr>
              <w:spacing w:line="360" w:lineRule="auto"/>
              <w:rPr>
                <w:rFonts w:eastAsia="SimSun" w:cs="Times New Roman"/>
                <w:sz w:val="14"/>
                <w:szCs w:val="14"/>
                <w:lang w:val="en-US"/>
              </w:rPr>
            </w:pPr>
            <w:proofErr w:type="spellStart"/>
            <w:r>
              <w:rPr>
                <w:rFonts w:eastAsia="SimSun" w:cs="Times New Roman"/>
                <w:sz w:val="14"/>
                <w:szCs w:val="14"/>
                <w:lang w:val="en-US"/>
              </w:rPr>
              <w:t>Level_id</w:t>
            </w:r>
            <w:proofErr w:type="spellEnd"/>
            <w:r>
              <w:rPr>
                <w:rFonts w:eastAsia="SimSun" w:cs="Times New Roman"/>
                <w:sz w:val="14"/>
                <w:szCs w:val="14"/>
                <w:lang w:val="en-US"/>
              </w:rPr>
              <w:t xml:space="preserve"> is a foreign key linking user to current level, helps with tracking progress and displaying level info in their profile.</w:t>
            </w:r>
          </w:p>
        </w:tc>
      </w:tr>
    </w:tbl>
    <w:p w14:paraId="72FF54E5" w14:textId="77777777" w:rsidR="003B7078" w:rsidRDefault="003B7078" w:rsidP="003B7078">
      <w:pPr>
        <w:spacing w:line="360" w:lineRule="auto"/>
        <w:jc w:val="both"/>
        <w:rPr>
          <w:rFonts w:eastAsia="SimSun" w:cs="Times New Roman"/>
          <w:sz w:val="22"/>
          <w:szCs w:val="22"/>
          <w:lang w:val="en-US"/>
        </w:rPr>
      </w:pPr>
    </w:p>
    <w:p w14:paraId="7617B4BB" w14:textId="77777777" w:rsidR="003B7078" w:rsidRDefault="003B7078" w:rsidP="003B7078">
      <w:pPr>
        <w:spacing w:line="360" w:lineRule="auto"/>
        <w:jc w:val="both"/>
        <w:rPr>
          <w:rFonts w:eastAsia="SimSun" w:cs="Times New Roman"/>
          <w:sz w:val="22"/>
          <w:szCs w:val="22"/>
          <w:lang w:val="en-US"/>
        </w:rPr>
      </w:pPr>
    </w:p>
    <w:p w14:paraId="1E64B06D" w14:textId="0A273976" w:rsidR="003B7078" w:rsidRPr="00DD0640" w:rsidRDefault="003B7078" w:rsidP="003B7078">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r>
        <w:rPr>
          <w:rFonts w:eastAsia="SimSun" w:cs="Times New Roman"/>
          <w:sz w:val="22"/>
          <w:szCs w:val="22"/>
          <w:lang w:val="en-US"/>
        </w:rPr>
        <w:t>level</w:t>
      </w:r>
    </w:p>
    <w:p w14:paraId="17D11087" w14:textId="6C7C7DFF" w:rsidR="003B7078" w:rsidRPr="003317F8" w:rsidRDefault="003B7078" w:rsidP="003B7078">
      <w:pPr>
        <w:spacing w:line="360" w:lineRule="auto"/>
        <w:jc w:val="both"/>
        <w:rPr>
          <w:rFonts w:eastAsia="SimSun" w:cs="Times New Roman"/>
          <w:sz w:val="18"/>
          <w:szCs w:val="18"/>
          <w:lang w:val="en-US"/>
        </w:rPr>
      </w:pPr>
      <w:r w:rsidRPr="00DD0640">
        <w:rPr>
          <w:rFonts w:eastAsia="SimSun" w:cs="Times New Roman"/>
          <w:sz w:val="22"/>
          <w:szCs w:val="22"/>
          <w:lang w:val="en-US"/>
        </w:rPr>
        <w:t>Description:</w:t>
      </w:r>
      <w:r>
        <w:rPr>
          <w:rFonts w:eastAsia="SimSun" w:cs="Times New Roman"/>
          <w:sz w:val="22"/>
          <w:szCs w:val="22"/>
          <w:lang w:val="en-US"/>
        </w:rPr>
        <w:t xml:space="preserve"> </w:t>
      </w:r>
      <w:r w:rsidR="00CF3BD3">
        <w:rPr>
          <w:rFonts w:eastAsia="SimSun" w:cs="Times New Roman"/>
          <w:sz w:val="22"/>
          <w:szCs w:val="22"/>
          <w:lang w:val="en-US"/>
        </w:rPr>
        <w:t>determines experience level milestones and rewards for user progression (</w:t>
      </w:r>
      <w:proofErr w:type="spellStart"/>
      <w:r w:rsidR="00CF3BD3">
        <w:rPr>
          <w:rFonts w:eastAsia="SimSun" w:cs="Times New Roman"/>
          <w:sz w:val="22"/>
          <w:szCs w:val="22"/>
          <w:lang w:val="en-US"/>
        </w:rPr>
        <w:t>eg</w:t>
      </w:r>
      <w:proofErr w:type="spellEnd"/>
      <w:r w:rsidR="00CF3BD3">
        <w:rPr>
          <w:rFonts w:eastAsia="SimSun" w:cs="Times New Roman"/>
          <w:sz w:val="22"/>
          <w:szCs w:val="22"/>
          <w:lang w:val="en-US"/>
        </w:rPr>
        <w:t xml:space="preserve"> 100xp = bronze level)</w:t>
      </w:r>
      <w:r>
        <w:rPr>
          <w:rFonts w:eastAsia="SimSun" w:cs="Times New Roman"/>
          <w:sz w:val="22"/>
          <w:szCs w:val="22"/>
          <w:lang w:val="en-US"/>
        </w:rPr>
        <w:t xml:space="preserve"> </w:t>
      </w:r>
    </w:p>
    <w:p w14:paraId="4A73D718" w14:textId="6EE1927D" w:rsidR="003B7078" w:rsidRDefault="00CF3BD3" w:rsidP="003B7078">
      <w:pPr>
        <w:spacing w:line="360" w:lineRule="auto"/>
        <w:jc w:val="both"/>
        <w:rPr>
          <w:rFonts w:eastAsia="SimSun" w:cs="Times New Roman"/>
          <w:sz w:val="22"/>
          <w:szCs w:val="22"/>
          <w:lang w:val="en-US"/>
        </w:rPr>
      </w:pPr>
      <w:r w:rsidRPr="00CF3BD3">
        <w:rPr>
          <w:rFonts w:eastAsia="SimSun" w:cs="Times New Roman"/>
          <w:noProof/>
          <w:sz w:val="22"/>
          <w:szCs w:val="22"/>
          <w:lang w:val="en-US"/>
        </w:rPr>
        <w:drawing>
          <wp:inline distT="0" distB="0" distL="0" distR="0" wp14:anchorId="5EBDB8CC" wp14:editId="6B815B28">
            <wp:extent cx="5732145" cy="1609090"/>
            <wp:effectExtent l="0" t="0" r="1905" b="0"/>
            <wp:docPr id="358316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6916" name="Picture 1" descr="A screenshot of a computer&#10;&#10;AI-generated content may be incorrect."/>
                    <pic:cNvPicPr/>
                  </pic:nvPicPr>
                  <pic:blipFill>
                    <a:blip r:embed="rId23"/>
                    <a:stretch>
                      <a:fillRect/>
                    </a:stretch>
                  </pic:blipFill>
                  <pic:spPr>
                    <a:xfrm>
                      <a:off x="0" y="0"/>
                      <a:ext cx="5732145" cy="1609090"/>
                    </a:xfrm>
                    <a:prstGeom prst="rect">
                      <a:avLst/>
                    </a:prstGeom>
                  </pic:spPr>
                </pic:pic>
              </a:graphicData>
            </a:graphic>
          </wp:inline>
        </w:drawing>
      </w:r>
    </w:p>
    <w:p w14:paraId="590F9B91" w14:textId="23C2F7C7" w:rsidR="003B7078" w:rsidRPr="00DD0640" w:rsidRDefault="003B7078" w:rsidP="003B7078">
      <w:pPr>
        <w:spacing w:line="360" w:lineRule="auto"/>
        <w:jc w:val="both"/>
        <w:rPr>
          <w:rFonts w:eastAsia="SimSun" w:cs="Times New Roman"/>
          <w:sz w:val="22"/>
          <w:szCs w:val="22"/>
          <w:lang w:val="en-US"/>
        </w:rPr>
      </w:pPr>
    </w:p>
    <w:tbl>
      <w:tblPr>
        <w:tblStyle w:val="TableGrid1"/>
        <w:tblW w:w="9017" w:type="dxa"/>
        <w:jc w:val="center"/>
        <w:tblLook w:val="04A0" w:firstRow="1" w:lastRow="0" w:firstColumn="1" w:lastColumn="0" w:noHBand="0" w:noVBand="1"/>
      </w:tblPr>
      <w:tblGrid>
        <w:gridCol w:w="3539"/>
        <w:gridCol w:w="1418"/>
        <w:gridCol w:w="1984"/>
        <w:gridCol w:w="2076"/>
      </w:tblGrid>
      <w:tr w:rsidR="003B7078" w:rsidRPr="00DD0640" w14:paraId="259BE5E6" w14:textId="77777777" w:rsidTr="003F026C">
        <w:trPr>
          <w:jc w:val="center"/>
        </w:trPr>
        <w:tc>
          <w:tcPr>
            <w:tcW w:w="3539" w:type="dxa"/>
          </w:tcPr>
          <w:p w14:paraId="46D00070" w14:textId="77777777" w:rsidR="003B7078" w:rsidRPr="00DD0640" w:rsidRDefault="003B7078" w:rsidP="00606989">
            <w:pPr>
              <w:spacing w:line="360" w:lineRule="auto"/>
              <w:rPr>
                <w:rFonts w:eastAsia="SimSun" w:cs="Times New Roman"/>
                <w:b/>
                <w:sz w:val="20"/>
                <w:lang w:val="en-US"/>
              </w:rPr>
            </w:pPr>
            <w:r w:rsidRPr="00DD0640">
              <w:rPr>
                <w:rFonts w:eastAsia="SimSun" w:cs="Times New Roman"/>
                <w:b/>
                <w:sz w:val="20"/>
                <w:lang w:val="en-US"/>
              </w:rPr>
              <w:t>Field Name</w:t>
            </w:r>
          </w:p>
        </w:tc>
        <w:tc>
          <w:tcPr>
            <w:tcW w:w="1418" w:type="dxa"/>
          </w:tcPr>
          <w:p w14:paraId="34AD9EB5" w14:textId="77777777" w:rsidR="003B7078" w:rsidRPr="00DD0640" w:rsidRDefault="003B7078" w:rsidP="00606989">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984" w:type="dxa"/>
          </w:tcPr>
          <w:p w14:paraId="03AE4D50" w14:textId="77777777" w:rsidR="003B7078" w:rsidRPr="00DD0640" w:rsidRDefault="003B7078" w:rsidP="00606989">
            <w:pPr>
              <w:spacing w:line="360" w:lineRule="auto"/>
              <w:rPr>
                <w:rFonts w:eastAsia="SimSun" w:cs="Times New Roman"/>
                <w:b/>
                <w:sz w:val="20"/>
                <w:lang w:val="en-US"/>
              </w:rPr>
            </w:pPr>
            <w:r w:rsidRPr="00DD0640">
              <w:rPr>
                <w:rFonts w:eastAsia="SimSun" w:cs="Times New Roman"/>
                <w:b/>
                <w:sz w:val="20"/>
                <w:lang w:val="en-US"/>
              </w:rPr>
              <w:t>Example</w:t>
            </w:r>
          </w:p>
        </w:tc>
        <w:tc>
          <w:tcPr>
            <w:tcW w:w="2076" w:type="dxa"/>
          </w:tcPr>
          <w:p w14:paraId="50D8BB72" w14:textId="77777777" w:rsidR="003B7078" w:rsidRPr="00DD0640" w:rsidRDefault="003B7078" w:rsidP="00606989">
            <w:pPr>
              <w:spacing w:line="360" w:lineRule="auto"/>
              <w:rPr>
                <w:rFonts w:eastAsia="SimSun" w:cs="Times New Roman"/>
                <w:b/>
                <w:sz w:val="20"/>
                <w:lang w:val="en-US"/>
              </w:rPr>
            </w:pPr>
            <w:r>
              <w:rPr>
                <w:rFonts w:eastAsia="SimSun" w:cs="Times New Roman"/>
                <w:b/>
                <w:sz w:val="20"/>
                <w:lang w:val="en-US"/>
              </w:rPr>
              <w:t>Justification</w:t>
            </w:r>
          </w:p>
        </w:tc>
      </w:tr>
      <w:tr w:rsidR="003B7078" w:rsidRPr="00DD0640" w14:paraId="0FD2DB62" w14:textId="77777777" w:rsidTr="003F026C">
        <w:trPr>
          <w:jc w:val="center"/>
        </w:trPr>
        <w:tc>
          <w:tcPr>
            <w:tcW w:w="3539" w:type="dxa"/>
          </w:tcPr>
          <w:p w14:paraId="68CF6817" w14:textId="09A849EA" w:rsidR="003B7078" w:rsidRPr="00DD0640" w:rsidRDefault="003B7078" w:rsidP="00606989">
            <w:pPr>
              <w:spacing w:line="360" w:lineRule="auto"/>
              <w:rPr>
                <w:rFonts w:eastAsia="SimSun" w:cs="Times New Roman"/>
                <w:sz w:val="20"/>
                <w:lang w:val="en-US"/>
              </w:rPr>
            </w:pPr>
            <w:r w:rsidRPr="00DD0640">
              <w:rPr>
                <w:rFonts w:eastAsia="SimSun" w:cs="Times New Roman"/>
                <w:sz w:val="20"/>
                <w:lang w:val="en-US"/>
              </w:rPr>
              <w:t>id</w:t>
            </w:r>
          </w:p>
        </w:tc>
        <w:tc>
          <w:tcPr>
            <w:tcW w:w="1418" w:type="dxa"/>
          </w:tcPr>
          <w:p w14:paraId="77D93BC1" w14:textId="77777777" w:rsidR="003B7078" w:rsidRDefault="003B7078" w:rsidP="00606989">
            <w:pPr>
              <w:spacing w:line="360" w:lineRule="auto"/>
              <w:rPr>
                <w:rFonts w:eastAsia="SimSun" w:cs="Times New Roman"/>
                <w:sz w:val="20"/>
                <w:lang w:val="en-US"/>
              </w:rPr>
            </w:pPr>
            <w:r>
              <w:rPr>
                <w:rFonts w:eastAsia="SimSun" w:cs="Times New Roman"/>
                <w:sz w:val="20"/>
                <w:lang w:val="en-US"/>
              </w:rPr>
              <w:t>-</w:t>
            </w:r>
          </w:p>
        </w:tc>
        <w:tc>
          <w:tcPr>
            <w:tcW w:w="1984" w:type="dxa"/>
          </w:tcPr>
          <w:p w14:paraId="63D64F8D" w14:textId="77777777" w:rsidR="003B7078" w:rsidRPr="00DD0640" w:rsidRDefault="003B7078" w:rsidP="00606989">
            <w:pPr>
              <w:spacing w:line="360" w:lineRule="auto"/>
              <w:rPr>
                <w:rFonts w:eastAsia="SimSun" w:cs="Times New Roman"/>
                <w:sz w:val="20"/>
                <w:lang w:val="en-US"/>
              </w:rPr>
            </w:pPr>
            <w:r>
              <w:rPr>
                <w:rFonts w:eastAsia="SimSun" w:cs="Times New Roman"/>
                <w:sz w:val="20"/>
                <w:lang w:val="en-US"/>
              </w:rPr>
              <w:t>1</w:t>
            </w:r>
          </w:p>
        </w:tc>
        <w:tc>
          <w:tcPr>
            <w:tcW w:w="2076" w:type="dxa"/>
          </w:tcPr>
          <w:p w14:paraId="2FB6B88E" w14:textId="29D9852A" w:rsidR="003B7078" w:rsidRPr="003317F8" w:rsidRDefault="003B7078" w:rsidP="00606989">
            <w:pPr>
              <w:spacing w:line="360" w:lineRule="auto"/>
              <w:rPr>
                <w:rFonts w:eastAsia="SimSun" w:cs="Times New Roman"/>
                <w:sz w:val="14"/>
                <w:szCs w:val="14"/>
                <w:lang w:val="en-US"/>
              </w:rPr>
            </w:pPr>
            <w:r w:rsidRPr="003317F8">
              <w:rPr>
                <w:rFonts w:eastAsia="SimSun" w:cs="Times New Roman"/>
                <w:sz w:val="14"/>
                <w:szCs w:val="14"/>
                <w:lang w:val="en-US"/>
              </w:rPr>
              <w:t xml:space="preserve">An auto-incrementing ID ensures that </w:t>
            </w:r>
            <w:r w:rsidR="00CF3BD3">
              <w:rPr>
                <w:rFonts w:eastAsia="SimSun" w:cs="Times New Roman"/>
                <w:sz w:val="14"/>
                <w:szCs w:val="14"/>
                <w:lang w:val="en-US"/>
              </w:rPr>
              <w:t>each level receives a unique identifier.</w:t>
            </w:r>
          </w:p>
        </w:tc>
      </w:tr>
      <w:tr w:rsidR="003B7078" w:rsidRPr="00DD0640" w14:paraId="3FC028F9" w14:textId="77777777" w:rsidTr="003F026C">
        <w:trPr>
          <w:jc w:val="center"/>
        </w:trPr>
        <w:tc>
          <w:tcPr>
            <w:tcW w:w="3539" w:type="dxa"/>
          </w:tcPr>
          <w:p w14:paraId="2736F022" w14:textId="71C43CC1" w:rsidR="003B7078" w:rsidRPr="00DD0640" w:rsidRDefault="00CF3BD3" w:rsidP="00606989">
            <w:pPr>
              <w:spacing w:line="360" w:lineRule="auto"/>
              <w:rPr>
                <w:rFonts w:eastAsia="SimSun" w:cs="Times New Roman"/>
                <w:sz w:val="20"/>
                <w:lang w:val="en-US"/>
              </w:rPr>
            </w:pPr>
            <w:proofErr w:type="spellStart"/>
            <w:r>
              <w:rPr>
                <w:rFonts w:eastAsia="SimSun" w:cs="Times New Roman"/>
                <w:sz w:val="20"/>
                <w:lang w:val="en-US"/>
              </w:rPr>
              <w:t>level_name</w:t>
            </w:r>
            <w:proofErr w:type="spellEnd"/>
          </w:p>
        </w:tc>
        <w:tc>
          <w:tcPr>
            <w:tcW w:w="1418" w:type="dxa"/>
          </w:tcPr>
          <w:p w14:paraId="01A6FE4E" w14:textId="77777777" w:rsidR="003B7078" w:rsidRPr="00DD0640" w:rsidRDefault="003B7078" w:rsidP="00606989">
            <w:pPr>
              <w:spacing w:line="360" w:lineRule="auto"/>
              <w:rPr>
                <w:rFonts w:eastAsia="SimSun" w:cs="Times New Roman"/>
                <w:sz w:val="20"/>
                <w:lang w:val="en-US"/>
              </w:rPr>
            </w:pPr>
            <w:r>
              <w:rPr>
                <w:rFonts w:eastAsia="SimSun" w:cs="Times New Roman"/>
                <w:sz w:val="20"/>
                <w:lang w:val="en-US"/>
              </w:rPr>
              <w:t>-</w:t>
            </w:r>
          </w:p>
        </w:tc>
        <w:tc>
          <w:tcPr>
            <w:tcW w:w="1984" w:type="dxa"/>
          </w:tcPr>
          <w:p w14:paraId="7E76A16B" w14:textId="5DE6DDA6" w:rsidR="003B7078" w:rsidRPr="00DD0640" w:rsidRDefault="00CF3BD3" w:rsidP="00606989">
            <w:pPr>
              <w:spacing w:line="360" w:lineRule="auto"/>
              <w:rPr>
                <w:rFonts w:eastAsia="SimSun" w:cs="Times New Roman"/>
                <w:sz w:val="20"/>
                <w:lang w:val="en-US"/>
              </w:rPr>
            </w:pPr>
            <w:r>
              <w:rPr>
                <w:rFonts w:eastAsia="SimSun" w:cs="Times New Roman"/>
                <w:sz w:val="20"/>
                <w:lang w:val="en-US"/>
              </w:rPr>
              <w:t>diamond</w:t>
            </w:r>
          </w:p>
        </w:tc>
        <w:tc>
          <w:tcPr>
            <w:tcW w:w="2076" w:type="dxa"/>
          </w:tcPr>
          <w:p w14:paraId="281B70B9" w14:textId="0991A7F4" w:rsidR="003B7078" w:rsidRPr="003317F8" w:rsidRDefault="003B7078" w:rsidP="00606989">
            <w:pPr>
              <w:spacing w:line="360" w:lineRule="auto"/>
              <w:rPr>
                <w:rFonts w:eastAsia="SimSun" w:cs="Times New Roman"/>
                <w:sz w:val="14"/>
                <w:szCs w:val="14"/>
                <w:lang w:val="en-US"/>
              </w:rPr>
            </w:pPr>
            <w:r>
              <w:rPr>
                <w:rFonts w:eastAsia="SimSun" w:cs="Times New Roman"/>
                <w:sz w:val="14"/>
                <w:szCs w:val="14"/>
                <w:lang w:val="en-US"/>
              </w:rPr>
              <w:t xml:space="preserve">Stores </w:t>
            </w:r>
            <w:r w:rsidR="00CF3BD3">
              <w:rPr>
                <w:rFonts w:eastAsia="SimSun" w:cs="Times New Roman"/>
                <w:sz w:val="14"/>
                <w:szCs w:val="14"/>
                <w:lang w:val="en-US"/>
              </w:rPr>
              <w:t>a level name that helps indicate user progression level</w:t>
            </w:r>
          </w:p>
        </w:tc>
      </w:tr>
      <w:tr w:rsidR="003B7078" w:rsidRPr="00DD0640" w14:paraId="46BBE3AC" w14:textId="77777777" w:rsidTr="003F026C">
        <w:trPr>
          <w:jc w:val="center"/>
        </w:trPr>
        <w:tc>
          <w:tcPr>
            <w:tcW w:w="3539" w:type="dxa"/>
          </w:tcPr>
          <w:p w14:paraId="49F0A209" w14:textId="3495196A" w:rsidR="003B7078" w:rsidRPr="00DD0640" w:rsidRDefault="00CF3BD3" w:rsidP="00606989">
            <w:pPr>
              <w:spacing w:line="360" w:lineRule="auto"/>
              <w:rPr>
                <w:rFonts w:eastAsia="SimSun" w:cs="Times New Roman"/>
                <w:sz w:val="20"/>
                <w:lang w:val="en-US"/>
              </w:rPr>
            </w:pPr>
            <w:proofErr w:type="spellStart"/>
            <w:r>
              <w:rPr>
                <w:rFonts w:eastAsia="SimSun" w:cs="Times New Roman"/>
                <w:sz w:val="20"/>
                <w:lang w:val="en-US"/>
              </w:rPr>
              <w:t>xp_needed</w:t>
            </w:r>
            <w:proofErr w:type="spellEnd"/>
          </w:p>
        </w:tc>
        <w:tc>
          <w:tcPr>
            <w:tcW w:w="1418" w:type="dxa"/>
          </w:tcPr>
          <w:p w14:paraId="2F851B59" w14:textId="77777777" w:rsidR="003B7078" w:rsidRPr="00DD0640" w:rsidRDefault="003B7078" w:rsidP="00606989">
            <w:pPr>
              <w:spacing w:line="360" w:lineRule="auto"/>
              <w:rPr>
                <w:rFonts w:eastAsia="SimSun" w:cs="Times New Roman"/>
                <w:sz w:val="20"/>
                <w:lang w:val="en-US"/>
              </w:rPr>
            </w:pPr>
            <w:r>
              <w:rPr>
                <w:rFonts w:eastAsia="SimSun" w:cs="Times New Roman"/>
                <w:sz w:val="20"/>
                <w:lang w:val="en-US"/>
              </w:rPr>
              <w:t>-</w:t>
            </w:r>
          </w:p>
        </w:tc>
        <w:tc>
          <w:tcPr>
            <w:tcW w:w="1984" w:type="dxa"/>
          </w:tcPr>
          <w:p w14:paraId="2076E446" w14:textId="06D6C6CC" w:rsidR="003B7078" w:rsidRPr="00DD0640" w:rsidRDefault="00CF3BD3" w:rsidP="00606989">
            <w:pPr>
              <w:spacing w:line="360" w:lineRule="auto"/>
              <w:rPr>
                <w:rFonts w:eastAsia="SimSun" w:cs="Times New Roman"/>
                <w:sz w:val="20"/>
                <w:lang w:val="en-US"/>
              </w:rPr>
            </w:pPr>
            <w:r>
              <w:rPr>
                <w:rFonts w:eastAsia="SimSun" w:cs="Times New Roman"/>
                <w:sz w:val="20"/>
                <w:lang w:val="en-US"/>
              </w:rPr>
              <w:t>1000</w:t>
            </w:r>
          </w:p>
        </w:tc>
        <w:tc>
          <w:tcPr>
            <w:tcW w:w="2076" w:type="dxa"/>
          </w:tcPr>
          <w:p w14:paraId="0C201B16" w14:textId="36ABFD03" w:rsidR="003B7078" w:rsidRPr="003B7078" w:rsidRDefault="00CF3BD3" w:rsidP="00606989">
            <w:pPr>
              <w:spacing w:line="360" w:lineRule="auto"/>
              <w:rPr>
                <w:rFonts w:eastAsia="SimSun" w:cs="Times New Roman"/>
                <w:sz w:val="14"/>
                <w:szCs w:val="14"/>
                <w:lang w:val="en-US"/>
              </w:rPr>
            </w:pPr>
            <w:r>
              <w:rPr>
                <w:rFonts w:eastAsia="SimSun" w:cs="Times New Roman"/>
                <w:sz w:val="14"/>
                <w:szCs w:val="14"/>
                <w:lang w:val="en-US"/>
              </w:rPr>
              <w:t xml:space="preserve">Stores the value of how much </w:t>
            </w:r>
            <w:proofErr w:type="spellStart"/>
            <w:r>
              <w:rPr>
                <w:rFonts w:eastAsia="SimSun" w:cs="Times New Roman"/>
                <w:sz w:val="14"/>
                <w:szCs w:val="14"/>
                <w:lang w:val="en-US"/>
              </w:rPr>
              <w:t>xp</w:t>
            </w:r>
            <w:proofErr w:type="spellEnd"/>
            <w:r>
              <w:rPr>
                <w:rFonts w:eastAsia="SimSun" w:cs="Times New Roman"/>
                <w:sz w:val="14"/>
                <w:szCs w:val="14"/>
                <w:lang w:val="en-US"/>
              </w:rPr>
              <w:t xml:space="preserve"> is needed to attain this level</w:t>
            </w:r>
          </w:p>
        </w:tc>
      </w:tr>
      <w:tr w:rsidR="003B7078" w:rsidRPr="00DD0640" w14:paraId="1B7630A0" w14:textId="77777777" w:rsidTr="003F026C">
        <w:trPr>
          <w:jc w:val="center"/>
        </w:trPr>
        <w:tc>
          <w:tcPr>
            <w:tcW w:w="3539" w:type="dxa"/>
          </w:tcPr>
          <w:p w14:paraId="311A1EAB" w14:textId="4B4A9D94" w:rsidR="003B7078" w:rsidRPr="00DD0640" w:rsidRDefault="00CF3BD3" w:rsidP="00606989">
            <w:pPr>
              <w:spacing w:line="360" w:lineRule="auto"/>
              <w:rPr>
                <w:rFonts w:eastAsia="SimSun" w:cs="Times New Roman"/>
                <w:sz w:val="20"/>
                <w:lang w:val="en-US"/>
              </w:rPr>
            </w:pPr>
            <w:r>
              <w:rPr>
                <w:rFonts w:eastAsia="SimSun" w:cs="Times New Roman"/>
                <w:sz w:val="20"/>
                <w:lang w:val="en-US"/>
              </w:rPr>
              <w:t>description</w:t>
            </w:r>
          </w:p>
        </w:tc>
        <w:tc>
          <w:tcPr>
            <w:tcW w:w="1418" w:type="dxa"/>
          </w:tcPr>
          <w:p w14:paraId="52175026" w14:textId="77777777" w:rsidR="003B7078" w:rsidRPr="00DD0640" w:rsidRDefault="003B7078" w:rsidP="00606989">
            <w:pPr>
              <w:spacing w:line="360" w:lineRule="auto"/>
              <w:rPr>
                <w:rFonts w:eastAsia="SimSun" w:cs="Times New Roman"/>
                <w:sz w:val="20"/>
                <w:lang w:val="en-US"/>
              </w:rPr>
            </w:pPr>
            <w:r>
              <w:rPr>
                <w:rFonts w:eastAsia="SimSun" w:cs="Times New Roman"/>
                <w:sz w:val="20"/>
                <w:lang w:val="en-US"/>
              </w:rPr>
              <w:t>-</w:t>
            </w:r>
          </w:p>
        </w:tc>
        <w:tc>
          <w:tcPr>
            <w:tcW w:w="1984" w:type="dxa"/>
          </w:tcPr>
          <w:p w14:paraId="636AAD53" w14:textId="35B4B433" w:rsidR="003B7078" w:rsidRPr="00DD0640" w:rsidRDefault="00CF3BD3" w:rsidP="00606989">
            <w:pPr>
              <w:spacing w:line="360" w:lineRule="auto"/>
              <w:rPr>
                <w:rFonts w:eastAsia="SimSun" w:cs="Times New Roman"/>
                <w:sz w:val="20"/>
                <w:lang w:val="en-US"/>
              </w:rPr>
            </w:pPr>
            <w:r>
              <w:rPr>
                <w:rFonts w:eastAsia="SimSun" w:cs="Times New Roman"/>
                <w:sz w:val="20"/>
                <w:lang w:val="en-US"/>
              </w:rPr>
              <w:t>Provided 10 helpful answers or received 50 total Upvotes</w:t>
            </w:r>
          </w:p>
        </w:tc>
        <w:tc>
          <w:tcPr>
            <w:tcW w:w="2076" w:type="dxa"/>
          </w:tcPr>
          <w:p w14:paraId="0E883C18" w14:textId="5C9F0B66" w:rsidR="003B7078" w:rsidRPr="003B7078" w:rsidRDefault="003B7078" w:rsidP="00606989">
            <w:pPr>
              <w:spacing w:line="360" w:lineRule="auto"/>
              <w:rPr>
                <w:rFonts w:eastAsia="SimSun" w:cs="Times New Roman"/>
                <w:sz w:val="14"/>
                <w:szCs w:val="14"/>
                <w:lang w:val="en-US"/>
              </w:rPr>
            </w:pPr>
            <w:r>
              <w:rPr>
                <w:rFonts w:eastAsia="SimSun" w:cs="Times New Roman"/>
                <w:sz w:val="14"/>
                <w:szCs w:val="14"/>
                <w:lang w:val="en-US"/>
              </w:rPr>
              <w:t xml:space="preserve">stores </w:t>
            </w:r>
            <w:r w:rsidR="00CF3BD3">
              <w:rPr>
                <w:rFonts w:eastAsia="SimSun" w:cs="Times New Roman"/>
                <w:sz w:val="14"/>
                <w:szCs w:val="14"/>
                <w:lang w:val="en-US"/>
              </w:rPr>
              <w:t>level description showing users what actions they need to do before being able to attain this level</w:t>
            </w:r>
          </w:p>
        </w:tc>
      </w:tr>
    </w:tbl>
    <w:p w14:paraId="4033F601" w14:textId="77777777" w:rsidR="00DD0640" w:rsidRPr="00DD0640" w:rsidRDefault="00DD0640" w:rsidP="00DD0640">
      <w:pPr>
        <w:spacing w:line="360" w:lineRule="auto"/>
        <w:jc w:val="both"/>
        <w:rPr>
          <w:rFonts w:eastAsia="SimSun" w:cs="Times New Roman"/>
          <w:sz w:val="22"/>
          <w:szCs w:val="22"/>
          <w:lang w:val="en-US"/>
        </w:rPr>
      </w:pPr>
    </w:p>
    <w:p w14:paraId="088904E6" w14:textId="77777777" w:rsidR="003317F8" w:rsidRDefault="003317F8">
      <w:pPr>
        <w:spacing w:after="160" w:line="259" w:lineRule="auto"/>
      </w:pPr>
      <w:bookmarkStart w:id="10" w:name="_Toc179731375"/>
      <w:r>
        <w:br w:type="page"/>
      </w:r>
    </w:p>
    <w:p w14:paraId="03321D1F" w14:textId="4118A97E" w:rsidR="00CF3BD3" w:rsidRPr="00DD0640" w:rsidRDefault="00CF3BD3" w:rsidP="00CF3BD3">
      <w:pPr>
        <w:spacing w:line="360" w:lineRule="auto"/>
        <w:jc w:val="both"/>
        <w:rPr>
          <w:rFonts w:eastAsia="SimSun" w:cs="Times New Roman"/>
          <w:sz w:val="22"/>
          <w:szCs w:val="22"/>
          <w:lang w:val="en-US"/>
        </w:rPr>
      </w:pPr>
      <w:r w:rsidRPr="00DD0640">
        <w:rPr>
          <w:rFonts w:eastAsia="SimSun" w:cs="Times New Roman"/>
          <w:sz w:val="22"/>
          <w:szCs w:val="22"/>
          <w:lang w:val="en-US"/>
        </w:rPr>
        <w:lastRenderedPageBreak/>
        <w:t>Table Name:</w:t>
      </w:r>
      <w:r w:rsidRPr="00DD0640">
        <w:rPr>
          <w:rFonts w:eastAsia="SimSun" w:cs="Times New Roman"/>
          <w:sz w:val="22"/>
          <w:szCs w:val="22"/>
          <w:lang w:val="en-US"/>
        </w:rPr>
        <w:tab/>
      </w:r>
      <w:r w:rsidR="00783B26">
        <w:rPr>
          <w:rFonts w:eastAsia="SimSun" w:cs="Times New Roman"/>
          <w:sz w:val="22"/>
          <w:szCs w:val="22"/>
          <w:lang w:val="en-US"/>
        </w:rPr>
        <w:t>vote</w:t>
      </w:r>
    </w:p>
    <w:p w14:paraId="3493DC1E" w14:textId="044F3874" w:rsidR="00CF3BD3" w:rsidRPr="003317F8" w:rsidRDefault="00CF3BD3" w:rsidP="00CF3BD3">
      <w:pPr>
        <w:spacing w:line="360" w:lineRule="auto"/>
        <w:jc w:val="both"/>
        <w:rPr>
          <w:rFonts w:eastAsia="SimSun" w:cs="Times New Roman"/>
          <w:sz w:val="18"/>
          <w:szCs w:val="18"/>
          <w:lang w:val="en-US"/>
        </w:rPr>
      </w:pPr>
      <w:r w:rsidRPr="00DD0640">
        <w:rPr>
          <w:rFonts w:eastAsia="SimSun" w:cs="Times New Roman"/>
          <w:sz w:val="22"/>
          <w:szCs w:val="22"/>
          <w:lang w:val="en-US"/>
        </w:rPr>
        <w:t>Description:</w:t>
      </w:r>
      <w:r>
        <w:rPr>
          <w:rFonts w:eastAsia="SimSun" w:cs="Times New Roman"/>
          <w:sz w:val="22"/>
          <w:szCs w:val="22"/>
          <w:lang w:val="en-US"/>
        </w:rPr>
        <w:t xml:space="preserve"> </w:t>
      </w:r>
      <w:r w:rsidR="00783B26">
        <w:rPr>
          <w:rFonts w:eastAsia="SimSun" w:cs="Times New Roman"/>
          <w:sz w:val="22"/>
          <w:szCs w:val="22"/>
          <w:lang w:val="en-US"/>
        </w:rPr>
        <w:t>tracks individual votes made by users on answers, this prevents duplicate votes and helps with accurately ranking helpful answers.</w:t>
      </w:r>
      <w:r>
        <w:rPr>
          <w:rFonts w:eastAsia="SimSun" w:cs="Times New Roman"/>
          <w:sz w:val="22"/>
          <w:szCs w:val="22"/>
          <w:lang w:val="en-US"/>
        </w:rPr>
        <w:t xml:space="preserve"> </w:t>
      </w:r>
    </w:p>
    <w:p w14:paraId="27704B09" w14:textId="58317807" w:rsidR="00CF3BD3" w:rsidRDefault="008C0FA8" w:rsidP="00CF3BD3">
      <w:pPr>
        <w:spacing w:line="360" w:lineRule="auto"/>
        <w:jc w:val="both"/>
        <w:rPr>
          <w:rFonts w:eastAsia="SimSun" w:cs="Times New Roman"/>
          <w:sz w:val="22"/>
          <w:szCs w:val="22"/>
          <w:lang w:val="en-US"/>
        </w:rPr>
      </w:pPr>
      <w:r w:rsidRPr="008C0FA8">
        <w:rPr>
          <w:rFonts w:eastAsia="SimSun" w:cs="Times New Roman"/>
          <w:noProof/>
          <w:sz w:val="22"/>
          <w:szCs w:val="22"/>
          <w:lang w:val="en-US"/>
        </w:rPr>
        <w:drawing>
          <wp:inline distT="0" distB="0" distL="0" distR="0" wp14:anchorId="7CD68DE4" wp14:editId="4FDF79FA">
            <wp:extent cx="5732145" cy="1358265"/>
            <wp:effectExtent l="0" t="0" r="1905" b="0"/>
            <wp:docPr id="5867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89493" name=""/>
                    <pic:cNvPicPr/>
                  </pic:nvPicPr>
                  <pic:blipFill>
                    <a:blip r:embed="rId24"/>
                    <a:stretch>
                      <a:fillRect/>
                    </a:stretch>
                  </pic:blipFill>
                  <pic:spPr>
                    <a:xfrm>
                      <a:off x="0" y="0"/>
                      <a:ext cx="5732145" cy="1358265"/>
                    </a:xfrm>
                    <a:prstGeom prst="rect">
                      <a:avLst/>
                    </a:prstGeom>
                  </pic:spPr>
                </pic:pic>
              </a:graphicData>
            </a:graphic>
          </wp:inline>
        </w:drawing>
      </w:r>
    </w:p>
    <w:p w14:paraId="19FB6479" w14:textId="77777777" w:rsidR="00CF3BD3" w:rsidRPr="00DD0640" w:rsidRDefault="00CF3BD3" w:rsidP="00CF3BD3">
      <w:pPr>
        <w:spacing w:line="360" w:lineRule="auto"/>
        <w:jc w:val="both"/>
        <w:rPr>
          <w:rFonts w:eastAsia="SimSun" w:cs="Times New Roman"/>
          <w:sz w:val="22"/>
          <w:szCs w:val="22"/>
          <w:lang w:val="en-US"/>
        </w:rPr>
      </w:pPr>
    </w:p>
    <w:tbl>
      <w:tblPr>
        <w:tblStyle w:val="TableGrid1"/>
        <w:tblW w:w="9017" w:type="dxa"/>
        <w:jc w:val="center"/>
        <w:tblLook w:val="04A0" w:firstRow="1" w:lastRow="0" w:firstColumn="1" w:lastColumn="0" w:noHBand="0" w:noVBand="1"/>
      </w:tblPr>
      <w:tblGrid>
        <w:gridCol w:w="3539"/>
        <w:gridCol w:w="1985"/>
        <w:gridCol w:w="1275"/>
        <w:gridCol w:w="2218"/>
      </w:tblGrid>
      <w:tr w:rsidR="00CF3BD3" w:rsidRPr="00DD0640" w14:paraId="454597F4" w14:textId="77777777" w:rsidTr="003F026C">
        <w:trPr>
          <w:jc w:val="center"/>
        </w:trPr>
        <w:tc>
          <w:tcPr>
            <w:tcW w:w="3539" w:type="dxa"/>
          </w:tcPr>
          <w:p w14:paraId="5C4A4561" w14:textId="77777777" w:rsidR="00CF3BD3" w:rsidRPr="00DD0640" w:rsidRDefault="00CF3BD3" w:rsidP="00606989">
            <w:pPr>
              <w:spacing w:line="360" w:lineRule="auto"/>
              <w:rPr>
                <w:rFonts w:eastAsia="SimSun" w:cs="Times New Roman"/>
                <w:b/>
                <w:sz w:val="20"/>
                <w:lang w:val="en-US"/>
              </w:rPr>
            </w:pPr>
            <w:r w:rsidRPr="00DD0640">
              <w:rPr>
                <w:rFonts w:eastAsia="SimSun" w:cs="Times New Roman"/>
                <w:b/>
                <w:sz w:val="20"/>
                <w:lang w:val="en-US"/>
              </w:rPr>
              <w:t>Field Name</w:t>
            </w:r>
          </w:p>
        </w:tc>
        <w:tc>
          <w:tcPr>
            <w:tcW w:w="1985" w:type="dxa"/>
          </w:tcPr>
          <w:p w14:paraId="285488C2" w14:textId="77777777" w:rsidR="00CF3BD3" w:rsidRPr="00DD0640" w:rsidRDefault="00CF3BD3" w:rsidP="00606989">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1275" w:type="dxa"/>
          </w:tcPr>
          <w:p w14:paraId="4E0F513E" w14:textId="77777777" w:rsidR="00CF3BD3" w:rsidRPr="00DD0640" w:rsidRDefault="00CF3BD3" w:rsidP="00606989">
            <w:pPr>
              <w:spacing w:line="360" w:lineRule="auto"/>
              <w:rPr>
                <w:rFonts w:eastAsia="SimSun" w:cs="Times New Roman"/>
                <w:b/>
                <w:sz w:val="20"/>
                <w:lang w:val="en-US"/>
              </w:rPr>
            </w:pPr>
            <w:r w:rsidRPr="00DD0640">
              <w:rPr>
                <w:rFonts w:eastAsia="SimSun" w:cs="Times New Roman"/>
                <w:b/>
                <w:sz w:val="20"/>
                <w:lang w:val="en-US"/>
              </w:rPr>
              <w:t>Example</w:t>
            </w:r>
          </w:p>
        </w:tc>
        <w:tc>
          <w:tcPr>
            <w:tcW w:w="2218" w:type="dxa"/>
          </w:tcPr>
          <w:p w14:paraId="3CAC9E67" w14:textId="77777777" w:rsidR="00CF3BD3" w:rsidRPr="00DD0640" w:rsidRDefault="00CF3BD3" w:rsidP="00606989">
            <w:pPr>
              <w:spacing w:line="360" w:lineRule="auto"/>
              <w:rPr>
                <w:rFonts w:eastAsia="SimSun" w:cs="Times New Roman"/>
                <w:b/>
                <w:sz w:val="20"/>
                <w:lang w:val="en-US"/>
              </w:rPr>
            </w:pPr>
            <w:r>
              <w:rPr>
                <w:rFonts w:eastAsia="SimSun" w:cs="Times New Roman"/>
                <w:b/>
                <w:sz w:val="20"/>
                <w:lang w:val="en-US"/>
              </w:rPr>
              <w:t>Justification</w:t>
            </w:r>
          </w:p>
        </w:tc>
      </w:tr>
      <w:tr w:rsidR="00CF3BD3" w:rsidRPr="00DD0640" w14:paraId="18346535" w14:textId="77777777" w:rsidTr="003F026C">
        <w:trPr>
          <w:jc w:val="center"/>
        </w:trPr>
        <w:tc>
          <w:tcPr>
            <w:tcW w:w="3539" w:type="dxa"/>
          </w:tcPr>
          <w:p w14:paraId="19E350DF" w14:textId="77777777" w:rsidR="00CF3BD3" w:rsidRPr="00DD0640" w:rsidRDefault="00CF3BD3" w:rsidP="00606989">
            <w:pPr>
              <w:spacing w:line="360" w:lineRule="auto"/>
              <w:rPr>
                <w:rFonts w:eastAsia="SimSun" w:cs="Times New Roman"/>
                <w:sz w:val="20"/>
                <w:lang w:val="en-US"/>
              </w:rPr>
            </w:pPr>
            <w:r w:rsidRPr="00DD0640">
              <w:rPr>
                <w:rFonts w:eastAsia="SimSun" w:cs="Times New Roman"/>
                <w:sz w:val="20"/>
                <w:lang w:val="en-US"/>
              </w:rPr>
              <w:t>id</w:t>
            </w:r>
          </w:p>
        </w:tc>
        <w:tc>
          <w:tcPr>
            <w:tcW w:w="1985" w:type="dxa"/>
          </w:tcPr>
          <w:p w14:paraId="40A23DB3" w14:textId="77777777" w:rsidR="00CF3BD3" w:rsidRDefault="00CF3BD3" w:rsidP="00606989">
            <w:pPr>
              <w:spacing w:line="360" w:lineRule="auto"/>
              <w:rPr>
                <w:rFonts w:eastAsia="SimSun" w:cs="Times New Roman"/>
                <w:sz w:val="20"/>
                <w:lang w:val="en-US"/>
              </w:rPr>
            </w:pPr>
            <w:r>
              <w:rPr>
                <w:rFonts w:eastAsia="SimSun" w:cs="Times New Roman"/>
                <w:sz w:val="20"/>
                <w:lang w:val="en-US"/>
              </w:rPr>
              <w:t>-</w:t>
            </w:r>
          </w:p>
        </w:tc>
        <w:tc>
          <w:tcPr>
            <w:tcW w:w="1275" w:type="dxa"/>
          </w:tcPr>
          <w:p w14:paraId="2B25C8D5" w14:textId="77777777" w:rsidR="00CF3BD3" w:rsidRPr="00DD0640" w:rsidRDefault="00CF3BD3" w:rsidP="00606989">
            <w:pPr>
              <w:spacing w:line="360" w:lineRule="auto"/>
              <w:rPr>
                <w:rFonts w:eastAsia="SimSun" w:cs="Times New Roman"/>
                <w:sz w:val="20"/>
                <w:lang w:val="en-US"/>
              </w:rPr>
            </w:pPr>
            <w:r>
              <w:rPr>
                <w:rFonts w:eastAsia="SimSun" w:cs="Times New Roman"/>
                <w:sz w:val="20"/>
                <w:lang w:val="en-US"/>
              </w:rPr>
              <w:t>1</w:t>
            </w:r>
          </w:p>
        </w:tc>
        <w:tc>
          <w:tcPr>
            <w:tcW w:w="2218" w:type="dxa"/>
          </w:tcPr>
          <w:p w14:paraId="63964DD2" w14:textId="745E208B" w:rsidR="00CF3BD3" w:rsidRPr="003317F8" w:rsidRDefault="00CF3BD3" w:rsidP="00606989">
            <w:pPr>
              <w:spacing w:line="360" w:lineRule="auto"/>
              <w:rPr>
                <w:rFonts w:eastAsia="SimSun" w:cs="Times New Roman"/>
                <w:sz w:val="14"/>
                <w:szCs w:val="14"/>
                <w:lang w:val="en-US"/>
              </w:rPr>
            </w:pPr>
            <w:r w:rsidRPr="003317F8">
              <w:rPr>
                <w:rFonts w:eastAsia="SimSun" w:cs="Times New Roman"/>
                <w:sz w:val="14"/>
                <w:szCs w:val="14"/>
                <w:lang w:val="en-US"/>
              </w:rPr>
              <w:t xml:space="preserve">An auto-incrementing ID ensures that </w:t>
            </w:r>
            <w:r>
              <w:rPr>
                <w:rFonts w:eastAsia="SimSun" w:cs="Times New Roman"/>
                <w:sz w:val="14"/>
                <w:szCs w:val="14"/>
                <w:lang w:val="en-US"/>
              </w:rPr>
              <w:t xml:space="preserve">each </w:t>
            </w:r>
            <w:r w:rsidR="008C0FA8">
              <w:rPr>
                <w:rFonts w:eastAsia="SimSun" w:cs="Times New Roman"/>
                <w:sz w:val="14"/>
                <w:szCs w:val="14"/>
                <w:lang w:val="en-US"/>
              </w:rPr>
              <w:t>vote</w:t>
            </w:r>
            <w:r>
              <w:rPr>
                <w:rFonts w:eastAsia="SimSun" w:cs="Times New Roman"/>
                <w:sz w:val="14"/>
                <w:szCs w:val="14"/>
                <w:lang w:val="en-US"/>
              </w:rPr>
              <w:t xml:space="preserve"> receives a unique identifier.</w:t>
            </w:r>
          </w:p>
        </w:tc>
      </w:tr>
      <w:tr w:rsidR="00CF3BD3" w:rsidRPr="00DD0640" w14:paraId="0962B200" w14:textId="77777777" w:rsidTr="003F026C">
        <w:trPr>
          <w:jc w:val="center"/>
        </w:trPr>
        <w:tc>
          <w:tcPr>
            <w:tcW w:w="3539" w:type="dxa"/>
          </w:tcPr>
          <w:p w14:paraId="2D1B55A8" w14:textId="214E95F8" w:rsidR="00CF3BD3" w:rsidRPr="00DD0640" w:rsidRDefault="008C0FA8" w:rsidP="00606989">
            <w:pPr>
              <w:spacing w:line="360" w:lineRule="auto"/>
              <w:rPr>
                <w:rFonts w:eastAsia="SimSun" w:cs="Times New Roman"/>
                <w:sz w:val="20"/>
                <w:lang w:val="en-US"/>
              </w:rPr>
            </w:pPr>
            <w:proofErr w:type="spellStart"/>
            <w:r>
              <w:rPr>
                <w:rFonts w:eastAsia="SimSun" w:cs="Times New Roman"/>
                <w:sz w:val="20"/>
                <w:lang w:val="en-US"/>
              </w:rPr>
              <w:t>User_id</w:t>
            </w:r>
            <w:proofErr w:type="spellEnd"/>
          </w:p>
        </w:tc>
        <w:tc>
          <w:tcPr>
            <w:tcW w:w="1985" w:type="dxa"/>
          </w:tcPr>
          <w:p w14:paraId="0CB1D8BD" w14:textId="1D8E0A2A" w:rsidR="00CF3BD3" w:rsidRPr="00DD0640" w:rsidRDefault="008C0FA8" w:rsidP="008C0FA8">
            <w:pPr>
              <w:tabs>
                <w:tab w:val="center" w:pos="1089"/>
              </w:tabs>
              <w:spacing w:line="360" w:lineRule="auto"/>
              <w:rPr>
                <w:rFonts w:eastAsia="SimSun" w:cs="Times New Roman"/>
                <w:sz w:val="20"/>
                <w:lang w:val="en-US"/>
              </w:rPr>
            </w:pPr>
            <w:r>
              <w:rPr>
                <w:rFonts w:eastAsia="SimSun" w:cs="Times New Roman"/>
                <w:sz w:val="20"/>
                <w:lang w:val="en-US"/>
              </w:rPr>
              <w:t>user</w:t>
            </w:r>
          </w:p>
        </w:tc>
        <w:tc>
          <w:tcPr>
            <w:tcW w:w="1275" w:type="dxa"/>
          </w:tcPr>
          <w:p w14:paraId="1DD481CF" w14:textId="659D1CCE" w:rsidR="00CF3BD3" w:rsidRPr="00DD0640" w:rsidRDefault="008C0FA8" w:rsidP="00606989">
            <w:pPr>
              <w:spacing w:line="360" w:lineRule="auto"/>
              <w:rPr>
                <w:rFonts w:eastAsia="SimSun" w:cs="Times New Roman"/>
                <w:sz w:val="20"/>
                <w:lang w:val="en-US"/>
              </w:rPr>
            </w:pPr>
            <w:r>
              <w:rPr>
                <w:rFonts w:eastAsia="SimSun" w:cs="Times New Roman"/>
                <w:sz w:val="20"/>
                <w:lang w:val="en-US"/>
              </w:rPr>
              <w:t>6</w:t>
            </w:r>
          </w:p>
        </w:tc>
        <w:tc>
          <w:tcPr>
            <w:tcW w:w="2218" w:type="dxa"/>
          </w:tcPr>
          <w:p w14:paraId="7C84B00C" w14:textId="7EF803D2" w:rsidR="00CF3BD3" w:rsidRPr="003317F8" w:rsidRDefault="008540BF" w:rsidP="00606989">
            <w:pPr>
              <w:spacing w:line="360" w:lineRule="auto"/>
              <w:rPr>
                <w:rFonts w:eastAsia="SimSun" w:cs="Times New Roman"/>
                <w:sz w:val="14"/>
                <w:szCs w:val="14"/>
                <w:lang w:val="en-US"/>
              </w:rPr>
            </w:pPr>
            <w:r>
              <w:rPr>
                <w:rFonts w:eastAsia="SimSun" w:cs="Times New Roman"/>
                <w:sz w:val="14"/>
                <w:szCs w:val="14"/>
                <w:lang w:val="en-US"/>
              </w:rPr>
              <w:t xml:space="preserve">Foreign key that </w:t>
            </w:r>
            <w:r w:rsidR="008C0FA8">
              <w:rPr>
                <w:rFonts w:eastAsia="SimSun" w:cs="Times New Roman"/>
                <w:sz w:val="14"/>
                <w:szCs w:val="14"/>
                <w:lang w:val="en-US"/>
              </w:rPr>
              <w:t>Links vote to the user that made the vote, prevents duplicate voting from the same user.</w:t>
            </w:r>
          </w:p>
        </w:tc>
      </w:tr>
      <w:tr w:rsidR="00CF3BD3" w:rsidRPr="00DD0640" w14:paraId="770D1B3E" w14:textId="77777777" w:rsidTr="003F026C">
        <w:trPr>
          <w:jc w:val="center"/>
        </w:trPr>
        <w:tc>
          <w:tcPr>
            <w:tcW w:w="3539" w:type="dxa"/>
          </w:tcPr>
          <w:p w14:paraId="2A53645F" w14:textId="1A1951ED" w:rsidR="00CF3BD3" w:rsidRPr="00DD0640" w:rsidRDefault="008C0FA8" w:rsidP="00606989">
            <w:pPr>
              <w:spacing w:line="360" w:lineRule="auto"/>
              <w:rPr>
                <w:rFonts w:eastAsia="SimSun" w:cs="Times New Roman"/>
                <w:sz w:val="20"/>
                <w:lang w:val="en-US"/>
              </w:rPr>
            </w:pPr>
            <w:proofErr w:type="spellStart"/>
            <w:r>
              <w:rPr>
                <w:rFonts w:eastAsia="SimSun" w:cs="Times New Roman"/>
                <w:sz w:val="20"/>
                <w:lang w:val="en-US"/>
              </w:rPr>
              <w:t>Answer_id</w:t>
            </w:r>
            <w:proofErr w:type="spellEnd"/>
          </w:p>
        </w:tc>
        <w:tc>
          <w:tcPr>
            <w:tcW w:w="1985" w:type="dxa"/>
          </w:tcPr>
          <w:p w14:paraId="5C3E5718" w14:textId="1F0FBAE2" w:rsidR="00CF3BD3" w:rsidRPr="00DD0640" w:rsidRDefault="00D6679C" w:rsidP="00606989">
            <w:pPr>
              <w:spacing w:line="360" w:lineRule="auto"/>
              <w:rPr>
                <w:rFonts w:eastAsia="SimSun" w:cs="Times New Roman"/>
                <w:sz w:val="20"/>
                <w:lang w:val="en-US"/>
              </w:rPr>
            </w:pPr>
            <w:r>
              <w:rPr>
                <w:rFonts w:eastAsia="SimSun" w:cs="Times New Roman"/>
                <w:sz w:val="20"/>
                <w:lang w:val="en-US"/>
              </w:rPr>
              <w:t>Answer</w:t>
            </w:r>
          </w:p>
        </w:tc>
        <w:tc>
          <w:tcPr>
            <w:tcW w:w="1275" w:type="dxa"/>
          </w:tcPr>
          <w:p w14:paraId="5EA0119A" w14:textId="7410AEA7" w:rsidR="00CF3BD3" w:rsidRPr="00DD0640" w:rsidRDefault="008C0FA8" w:rsidP="00606989">
            <w:pPr>
              <w:spacing w:line="360" w:lineRule="auto"/>
              <w:rPr>
                <w:rFonts w:eastAsia="SimSun" w:cs="Times New Roman"/>
                <w:sz w:val="20"/>
                <w:lang w:val="en-US"/>
              </w:rPr>
            </w:pPr>
            <w:r>
              <w:rPr>
                <w:rFonts w:eastAsia="SimSun" w:cs="Times New Roman"/>
                <w:sz w:val="20"/>
                <w:lang w:val="en-US"/>
              </w:rPr>
              <w:t>7</w:t>
            </w:r>
          </w:p>
        </w:tc>
        <w:tc>
          <w:tcPr>
            <w:tcW w:w="2218" w:type="dxa"/>
          </w:tcPr>
          <w:p w14:paraId="3DD031A3" w14:textId="4CAD92FE" w:rsidR="00CF3BD3" w:rsidRPr="003B7078" w:rsidRDefault="008540BF" w:rsidP="00606989">
            <w:pPr>
              <w:spacing w:line="360" w:lineRule="auto"/>
              <w:rPr>
                <w:rFonts w:eastAsia="SimSun" w:cs="Times New Roman"/>
                <w:sz w:val="14"/>
                <w:szCs w:val="14"/>
                <w:lang w:val="en-US"/>
              </w:rPr>
            </w:pPr>
            <w:r>
              <w:rPr>
                <w:rFonts w:eastAsia="SimSun" w:cs="Times New Roman"/>
                <w:sz w:val="14"/>
                <w:szCs w:val="14"/>
                <w:lang w:val="en-US"/>
              </w:rPr>
              <w:t xml:space="preserve">Foreign key that </w:t>
            </w:r>
            <w:r w:rsidR="008C0FA8">
              <w:rPr>
                <w:rFonts w:eastAsia="SimSun" w:cs="Times New Roman"/>
                <w:sz w:val="14"/>
                <w:szCs w:val="14"/>
                <w:lang w:val="en-US"/>
              </w:rPr>
              <w:t>Links vote to the answer that is being voted on.</w:t>
            </w:r>
          </w:p>
        </w:tc>
      </w:tr>
      <w:tr w:rsidR="00CF3BD3" w:rsidRPr="00DD0640" w14:paraId="0BA78565" w14:textId="77777777" w:rsidTr="003F026C">
        <w:trPr>
          <w:jc w:val="center"/>
        </w:trPr>
        <w:tc>
          <w:tcPr>
            <w:tcW w:w="3539" w:type="dxa"/>
          </w:tcPr>
          <w:p w14:paraId="4CDB2258" w14:textId="65E55C78" w:rsidR="00CF3BD3" w:rsidRPr="00DD0640" w:rsidRDefault="008C0FA8" w:rsidP="00606989">
            <w:pPr>
              <w:spacing w:line="360" w:lineRule="auto"/>
              <w:rPr>
                <w:rFonts w:eastAsia="SimSun" w:cs="Times New Roman"/>
                <w:sz w:val="20"/>
                <w:lang w:val="en-US"/>
              </w:rPr>
            </w:pPr>
            <w:proofErr w:type="spellStart"/>
            <w:r>
              <w:rPr>
                <w:rFonts w:eastAsia="SimSun" w:cs="Times New Roman"/>
                <w:sz w:val="20"/>
                <w:lang w:val="en-US"/>
              </w:rPr>
              <w:t>Vote_type</w:t>
            </w:r>
            <w:proofErr w:type="spellEnd"/>
          </w:p>
        </w:tc>
        <w:tc>
          <w:tcPr>
            <w:tcW w:w="1985" w:type="dxa"/>
          </w:tcPr>
          <w:p w14:paraId="0DC15786" w14:textId="77777777" w:rsidR="00CF3BD3" w:rsidRPr="00DD0640" w:rsidRDefault="00CF3BD3" w:rsidP="00606989">
            <w:pPr>
              <w:spacing w:line="360" w:lineRule="auto"/>
              <w:rPr>
                <w:rFonts w:eastAsia="SimSun" w:cs="Times New Roman"/>
                <w:sz w:val="20"/>
                <w:lang w:val="en-US"/>
              </w:rPr>
            </w:pPr>
            <w:r>
              <w:rPr>
                <w:rFonts w:eastAsia="SimSun" w:cs="Times New Roman"/>
                <w:sz w:val="20"/>
                <w:lang w:val="en-US"/>
              </w:rPr>
              <w:t>-</w:t>
            </w:r>
          </w:p>
        </w:tc>
        <w:tc>
          <w:tcPr>
            <w:tcW w:w="1275" w:type="dxa"/>
          </w:tcPr>
          <w:p w14:paraId="4D476314" w14:textId="2472F87F" w:rsidR="00CF3BD3" w:rsidRPr="00DD0640" w:rsidRDefault="008C0FA8" w:rsidP="00606989">
            <w:pPr>
              <w:spacing w:line="360" w:lineRule="auto"/>
              <w:rPr>
                <w:rFonts w:eastAsia="SimSun" w:cs="Times New Roman"/>
                <w:sz w:val="20"/>
                <w:lang w:val="en-US"/>
              </w:rPr>
            </w:pPr>
            <w:r>
              <w:rPr>
                <w:rFonts w:eastAsia="SimSun" w:cs="Times New Roman"/>
                <w:sz w:val="20"/>
                <w:lang w:val="en-US"/>
              </w:rPr>
              <w:t>Upvote</w:t>
            </w:r>
          </w:p>
        </w:tc>
        <w:tc>
          <w:tcPr>
            <w:tcW w:w="2218" w:type="dxa"/>
          </w:tcPr>
          <w:p w14:paraId="46B0E755" w14:textId="45413B7A" w:rsidR="00CF3BD3" w:rsidRPr="003B7078" w:rsidRDefault="00CF3BD3" w:rsidP="00606989">
            <w:pPr>
              <w:spacing w:line="360" w:lineRule="auto"/>
              <w:rPr>
                <w:rFonts w:eastAsia="SimSun" w:cs="Times New Roman"/>
                <w:sz w:val="14"/>
                <w:szCs w:val="14"/>
                <w:lang w:val="en-US"/>
              </w:rPr>
            </w:pPr>
            <w:r>
              <w:rPr>
                <w:rFonts w:eastAsia="SimSun" w:cs="Times New Roman"/>
                <w:sz w:val="14"/>
                <w:szCs w:val="14"/>
                <w:lang w:val="en-US"/>
              </w:rPr>
              <w:t xml:space="preserve">stores </w:t>
            </w:r>
            <w:r w:rsidR="008C0FA8">
              <w:rPr>
                <w:rFonts w:eastAsia="SimSun" w:cs="Times New Roman"/>
                <w:sz w:val="14"/>
                <w:szCs w:val="14"/>
                <w:lang w:val="en-US"/>
              </w:rPr>
              <w:t>type of vote ‘upvote’ or ‘downvote’, used to calculate vote counts and rank answe</w:t>
            </w:r>
            <w:r w:rsidR="00AB6DEC">
              <w:rPr>
                <w:rFonts w:eastAsia="SimSun" w:cs="Times New Roman"/>
                <w:sz w:val="14"/>
                <w:szCs w:val="14"/>
                <w:lang w:val="en-US"/>
              </w:rPr>
              <w:t>rs by helpfulness by comparing number of upvotes and downvotes.</w:t>
            </w:r>
          </w:p>
        </w:tc>
      </w:tr>
    </w:tbl>
    <w:p w14:paraId="28B6ADB1" w14:textId="77777777" w:rsidR="00CF3BD3" w:rsidRDefault="00CF3BD3">
      <w:pPr>
        <w:spacing w:after="160" w:line="259" w:lineRule="auto"/>
        <w:rPr>
          <w:rFonts w:ascii="Times" w:eastAsiaTheme="majorEastAsia" w:hAnsi="Times" w:cstheme="majorBidi"/>
          <w:b/>
          <w:color w:val="000000" w:themeColor="text1"/>
          <w:sz w:val="32"/>
          <w:szCs w:val="32"/>
        </w:rPr>
      </w:pPr>
    </w:p>
    <w:p w14:paraId="328E0713" w14:textId="0B798088" w:rsidR="003E1B40" w:rsidRPr="00DD0640" w:rsidRDefault="003E1B40" w:rsidP="003E1B40">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r>
        <w:rPr>
          <w:rFonts w:eastAsia="SimSun" w:cs="Times New Roman"/>
          <w:sz w:val="22"/>
          <w:szCs w:val="22"/>
          <w:lang w:val="en-US"/>
        </w:rPr>
        <w:t>subject</w:t>
      </w:r>
    </w:p>
    <w:p w14:paraId="0DB23EA5" w14:textId="37E1BB0C" w:rsidR="003E1B40" w:rsidRPr="003317F8" w:rsidRDefault="003E1B40" w:rsidP="003E1B40">
      <w:pPr>
        <w:spacing w:line="360" w:lineRule="auto"/>
        <w:jc w:val="both"/>
        <w:rPr>
          <w:rFonts w:eastAsia="SimSun" w:cs="Times New Roman"/>
          <w:sz w:val="18"/>
          <w:szCs w:val="18"/>
          <w:lang w:val="en-US"/>
        </w:rPr>
      </w:pPr>
      <w:r w:rsidRPr="00DD0640">
        <w:rPr>
          <w:rFonts w:eastAsia="SimSun" w:cs="Times New Roman"/>
          <w:sz w:val="22"/>
          <w:szCs w:val="22"/>
          <w:lang w:val="en-US"/>
        </w:rPr>
        <w:t>Description:</w:t>
      </w:r>
      <w:r>
        <w:rPr>
          <w:rFonts w:eastAsia="SimSun" w:cs="Times New Roman"/>
          <w:sz w:val="22"/>
          <w:szCs w:val="22"/>
          <w:lang w:val="en-US"/>
        </w:rPr>
        <w:t xml:space="preserve"> list of subject/modules that questions can be categorized under for easy navigation and the filter feature.</w:t>
      </w:r>
    </w:p>
    <w:p w14:paraId="0A19F226" w14:textId="692A5E9B" w:rsidR="003E1B40" w:rsidRDefault="00477664" w:rsidP="003E1B40">
      <w:pPr>
        <w:spacing w:line="360" w:lineRule="auto"/>
        <w:jc w:val="both"/>
        <w:rPr>
          <w:rFonts w:eastAsia="SimSun" w:cs="Times New Roman"/>
          <w:sz w:val="22"/>
          <w:szCs w:val="22"/>
          <w:lang w:val="en-US"/>
        </w:rPr>
      </w:pPr>
      <w:r w:rsidRPr="00477664">
        <w:rPr>
          <w:rFonts w:eastAsia="SimSun" w:cs="Times New Roman"/>
          <w:noProof/>
          <w:sz w:val="22"/>
          <w:szCs w:val="22"/>
          <w:lang w:val="en-US"/>
        </w:rPr>
        <w:drawing>
          <wp:inline distT="0" distB="0" distL="0" distR="0" wp14:anchorId="197C54D3" wp14:editId="0A1ABCE1">
            <wp:extent cx="5732145" cy="1443990"/>
            <wp:effectExtent l="0" t="0" r="1905" b="3810"/>
            <wp:docPr id="706129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29113" name="Picture 1" descr="A screenshot of a computer&#10;&#10;AI-generated content may be incorrect."/>
                    <pic:cNvPicPr/>
                  </pic:nvPicPr>
                  <pic:blipFill>
                    <a:blip r:embed="rId25"/>
                    <a:stretch>
                      <a:fillRect/>
                    </a:stretch>
                  </pic:blipFill>
                  <pic:spPr>
                    <a:xfrm>
                      <a:off x="0" y="0"/>
                      <a:ext cx="5732145" cy="1443990"/>
                    </a:xfrm>
                    <a:prstGeom prst="rect">
                      <a:avLst/>
                    </a:prstGeom>
                  </pic:spPr>
                </pic:pic>
              </a:graphicData>
            </a:graphic>
          </wp:inline>
        </w:drawing>
      </w:r>
    </w:p>
    <w:p w14:paraId="206B43BE" w14:textId="77777777" w:rsidR="003E1B40" w:rsidRPr="00DD0640" w:rsidRDefault="003E1B40" w:rsidP="003E1B40">
      <w:pPr>
        <w:spacing w:line="360" w:lineRule="auto"/>
        <w:jc w:val="both"/>
        <w:rPr>
          <w:rFonts w:eastAsia="SimSun" w:cs="Times New Roman"/>
          <w:sz w:val="22"/>
          <w:szCs w:val="22"/>
          <w:lang w:val="en-US"/>
        </w:rPr>
      </w:pPr>
    </w:p>
    <w:tbl>
      <w:tblPr>
        <w:tblStyle w:val="TableGrid1"/>
        <w:tblW w:w="9017" w:type="dxa"/>
        <w:jc w:val="center"/>
        <w:tblLook w:val="04A0" w:firstRow="1" w:lastRow="0" w:firstColumn="1" w:lastColumn="0" w:noHBand="0" w:noVBand="1"/>
      </w:tblPr>
      <w:tblGrid>
        <w:gridCol w:w="3539"/>
        <w:gridCol w:w="1701"/>
        <w:gridCol w:w="2216"/>
        <w:gridCol w:w="1561"/>
      </w:tblGrid>
      <w:tr w:rsidR="003E1B40" w:rsidRPr="00DD0640" w14:paraId="4C58FB12" w14:textId="77777777" w:rsidTr="003F026C">
        <w:trPr>
          <w:jc w:val="center"/>
        </w:trPr>
        <w:tc>
          <w:tcPr>
            <w:tcW w:w="3539" w:type="dxa"/>
          </w:tcPr>
          <w:p w14:paraId="4E12A2BE" w14:textId="77777777" w:rsidR="003E1B40" w:rsidRPr="00DD0640" w:rsidRDefault="003E1B40" w:rsidP="00606989">
            <w:pPr>
              <w:spacing w:line="360" w:lineRule="auto"/>
              <w:rPr>
                <w:rFonts w:eastAsia="SimSun" w:cs="Times New Roman"/>
                <w:b/>
                <w:sz w:val="20"/>
                <w:lang w:val="en-US"/>
              </w:rPr>
            </w:pPr>
            <w:r w:rsidRPr="00DD0640">
              <w:rPr>
                <w:rFonts w:eastAsia="SimSun" w:cs="Times New Roman"/>
                <w:b/>
                <w:sz w:val="20"/>
                <w:lang w:val="en-US"/>
              </w:rPr>
              <w:lastRenderedPageBreak/>
              <w:t>Field Name</w:t>
            </w:r>
          </w:p>
        </w:tc>
        <w:tc>
          <w:tcPr>
            <w:tcW w:w="1701" w:type="dxa"/>
          </w:tcPr>
          <w:p w14:paraId="3BFA413E" w14:textId="77777777" w:rsidR="003E1B40" w:rsidRPr="00DD0640" w:rsidRDefault="003E1B40" w:rsidP="00606989">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2216" w:type="dxa"/>
          </w:tcPr>
          <w:p w14:paraId="0AA5C8C9" w14:textId="77777777" w:rsidR="003E1B40" w:rsidRPr="00DD0640" w:rsidRDefault="003E1B40" w:rsidP="00606989">
            <w:pPr>
              <w:spacing w:line="360" w:lineRule="auto"/>
              <w:rPr>
                <w:rFonts w:eastAsia="SimSun" w:cs="Times New Roman"/>
                <w:b/>
                <w:sz w:val="20"/>
                <w:lang w:val="en-US"/>
              </w:rPr>
            </w:pPr>
            <w:r w:rsidRPr="00DD0640">
              <w:rPr>
                <w:rFonts w:eastAsia="SimSun" w:cs="Times New Roman"/>
                <w:b/>
                <w:sz w:val="20"/>
                <w:lang w:val="en-US"/>
              </w:rPr>
              <w:t>Example</w:t>
            </w:r>
          </w:p>
        </w:tc>
        <w:tc>
          <w:tcPr>
            <w:tcW w:w="1561" w:type="dxa"/>
          </w:tcPr>
          <w:p w14:paraId="151471A8" w14:textId="77777777" w:rsidR="003E1B40" w:rsidRPr="00DD0640" w:rsidRDefault="003E1B40" w:rsidP="00606989">
            <w:pPr>
              <w:spacing w:line="360" w:lineRule="auto"/>
              <w:rPr>
                <w:rFonts w:eastAsia="SimSun" w:cs="Times New Roman"/>
                <w:b/>
                <w:sz w:val="20"/>
                <w:lang w:val="en-US"/>
              </w:rPr>
            </w:pPr>
            <w:r>
              <w:rPr>
                <w:rFonts w:eastAsia="SimSun" w:cs="Times New Roman"/>
                <w:b/>
                <w:sz w:val="20"/>
                <w:lang w:val="en-US"/>
              </w:rPr>
              <w:t>Justification</w:t>
            </w:r>
          </w:p>
        </w:tc>
      </w:tr>
      <w:tr w:rsidR="003E1B40" w:rsidRPr="00DD0640" w14:paraId="7AC49C6B" w14:textId="77777777" w:rsidTr="003F026C">
        <w:trPr>
          <w:jc w:val="center"/>
        </w:trPr>
        <w:tc>
          <w:tcPr>
            <w:tcW w:w="3539" w:type="dxa"/>
          </w:tcPr>
          <w:p w14:paraId="0CA4AE7E" w14:textId="77777777" w:rsidR="003E1B40" w:rsidRPr="00DD0640" w:rsidRDefault="003E1B40" w:rsidP="00606989">
            <w:pPr>
              <w:spacing w:line="360" w:lineRule="auto"/>
              <w:rPr>
                <w:rFonts w:eastAsia="SimSun" w:cs="Times New Roman"/>
                <w:sz w:val="20"/>
                <w:lang w:val="en-US"/>
              </w:rPr>
            </w:pPr>
            <w:r w:rsidRPr="00DD0640">
              <w:rPr>
                <w:rFonts w:eastAsia="SimSun" w:cs="Times New Roman"/>
                <w:sz w:val="20"/>
                <w:lang w:val="en-US"/>
              </w:rPr>
              <w:t>id</w:t>
            </w:r>
          </w:p>
        </w:tc>
        <w:tc>
          <w:tcPr>
            <w:tcW w:w="1701" w:type="dxa"/>
          </w:tcPr>
          <w:p w14:paraId="24C6E028" w14:textId="77777777" w:rsidR="003E1B40" w:rsidRDefault="003E1B40" w:rsidP="00606989">
            <w:pPr>
              <w:spacing w:line="360" w:lineRule="auto"/>
              <w:rPr>
                <w:rFonts w:eastAsia="SimSun" w:cs="Times New Roman"/>
                <w:sz w:val="20"/>
                <w:lang w:val="en-US"/>
              </w:rPr>
            </w:pPr>
            <w:r>
              <w:rPr>
                <w:rFonts w:eastAsia="SimSun" w:cs="Times New Roman"/>
                <w:sz w:val="20"/>
                <w:lang w:val="en-US"/>
              </w:rPr>
              <w:t>-</w:t>
            </w:r>
          </w:p>
        </w:tc>
        <w:tc>
          <w:tcPr>
            <w:tcW w:w="2216" w:type="dxa"/>
          </w:tcPr>
          <w:p w14:paraId="7C9223D6" w14:textId="6FCAEB86" w:rsidR="003E1B40" w:rsidRPr="00DD0640" w:rsidRDefault="003E1B40" w:rsidP="00606989">
            <w:pPr>
              <w:spacing w:line="360" w:lineRule="auto"/>
              <w:rPr>
                <w:rFonts w:eastAsia="SimSun" w:cs="Times New Roman"/>
                <w:sz w:val="20"/>
                <w:lang w:val="en-US"/>
              </w:rPr>
            </w:pPr>
            <w:r>
              <w:rPr>
                <w:rFonts w:eastAsia="SimSun" w:cs="Times New Roman"/>
                <w:sz w:val="20"/>
                <w:lang w:val="en-US"/>
              </w:rPr>
              <w:t>5</w:t>
            </w:r>
          </w:p>
        </w:tc>
        <w:tc>
          <w:tcPr>
            <w:tcW w:w="1561" w:type="dxa"/>
          </w:tcPr>
          <w:p w14:paraId="0D75C99F" w14:textId="23B4B506" w:rsidR="003E1B40" w:rsidRPr="003317F8" w:rsidRDefault="003E1B40" w:rsidP="00606989">
            <w:pPr>
              <w:spacing w:line="360" w:lineRule="auto"/>
              <w:rPr>
                <w:rFonts w:eastAsia="SimSun" w:cs="Times New Roman"/>
                <w:sz w:val="14"/>
                <w:szCs w:val="14"/>
                <w:lang w:val="en-US"/>
              </w:rPr>
            </w:pPr>
            <w:r w:rsidRPr="003317F8">
              <w:rPr>
                <w:rFonts w:eastAsia="SimSun" w:cs="Times New Roman"/>
                <w:sz w:val="14"/>
                <w:szCs w:val="14"/>
                <w:lang w:val="en-US"/>
              </w:rPr>
              <w:t xml:space="preserve">An auto-incrementing ID ensures that </w:t>
            </w:r>
            <w:r>
              <w:rPr>
                <w:rFonts w:eastAsia="SimSun" w:cs="Times New Roman"/>
                <w:sz w:val="14"/>
                <w:szCs w:val="14"/>
                <w:lang w:val="en-US"/>
              </w:rPr>
              <w:t>each subject receives a unique identifier.</w:t>
            </w:r>
          </w:p>
        </w:tc>
      </w:tr>
      <w:tr w:rsidR="003E1B40" w:rsidRPr="00DD0640" w14:paraId="47A5A9AD" w14:textId="77777777" w:rsidTr="003F026C">
        <w:trPr>
          <w:jc w:val="center"/>
        </w:trPr>
        <w:tc>
          <w:tcPr>
            <w:tcW w:w="3539" w:type="dxa"/>
          </w:tcPr>
          <w:p w14:paraId="63B1B5E5" w14:textId="70CC54E5" w:rsidR="003E1B40" w:rsidRPr="00DD0640" w:rsidRDefault="003E1B40" w:rsidP="00606989">
            <w:pPr>
              <w:spacing w:line="360" w:lineRule="auto"/>
              <w:rPr>
                <w:rFonts w:eastAsia="SimSun" w:cs="Times New Roman"/>
                <w:sz w:val="20"/>
                <w:lang w:val="en-US"/>
              </w:rPr>
            </w:pPr>
            <w:proofErr w:type="spellStart"/>
            <w:r>
              <w:rPr>
                <w:rFonts w:eastAsia="SimSun" w:cs="Times New Roman"/>
                <w:sz w:val="20"/>
                <w:lang w:val="en-US"/>
              </w:rPr>
              <w:t>Subject_name</w:t>
            </w:r>
            <w:proofErr w:type="spellEnd"/>
          </w:p>
        </w:tc>
        <w:tc>
          <w:tcPr>
            <w:tcW w:w="1701" w:type="dxa"/>
          </w:tcPr>
          <w:p w14:paraId="339C0A4D" w14:textId="133DF506" w:rsidR="003E1B40" w:rsidRPr="00DD0640" w:rsidRDefault="003E1B40" w:rsidP="00606989">
            <w:pPr>
              <w:tabs>
                <w:tab w:val="center" w:pos="1089"/>
              </w:tabs>
              <w:spacing w:line="360" w:lineRule="auto"/>
              <w:rPr>
                <w:rFonts w:eastAsia="SimSun" w:cs="Times New Roman"/>
                <w:sz w:val="20"/>
                <w:lang w:val="en-US"/>
              </w:rPr>
            </w:pPr>
            <w:r>
              <w:rPr>
                <w:rFonts w:eastAsia="SimSun" w:cs="Times New Roman"/>
                <w:sz w:val="20"/>
                <w:lang w:val="en-US"/>
              </w:rPr>
              <w:t>-</w:t>
            </w:r>
          </w:p>
        </w:tc>
        <w:tc>
          <w:tcPr>
            <w:tcW w:w="2216" w:type="dxa"/>
          </w:tcPr>
          <w:p w14:paraId="04440C56" w14:textId="191A78B5" w:rsidR="003E1B40" w:rsidRPr="00DD0640" w:rsidRDefault="003E1B40" w:rsidP="00606989">
            <w:pPr>
              <w:spacing w:line="360" w:lineRule="auto"/>
              <w:rPr>
                <w:rFonts w:eastAsia="SimSun" w:cs="Times New Roman"/>
                <w:sz w:val="20"/>
                <w:lang w:val="en-US"/>
              </w:rPr>
            </w:pPr>
            <w:r>
              <w:rPr>
                <w:rFonts w:eastAsia="SimSun" w:cs="Times New Roman"/>
                <w:sz w:val="20"/>
                <w:lang w:val="en-US"/>
              </w:rPr>
              <w:t>Computational Thinking</w:t>
            </w:r>
          </w:p>
        </w:tc>
        <w:tc>
          <w:tcPr>
            <w:tcW w:w="1561" w:type="dxa"/>
          </w:tcPr>
          <w:p w14:paraId="4199E2FC" w14:textId="442F6811" w:rsidR="003E1B40" w:rsidRPr="003317F8" w:rsidRDefault="003E1B40" w:rsidP="00606989">
            <w:pPr>
              <w:spacing w:line="360" w:lineRule="auto"/>
              <w:rPr>
                <w:rFonts w:eastAsia="SimSun" w:cs="Times New Roman"/>
                <w:sz w:val="14"/>
                <w:szCs w:val="14"/>
                <w:lang w:val="en-US"/>
              </w:rPr>
            </w:pPr>
            <w:r>
              <w:rPr>
                <w:rFonts w:eastAsia="SimSun" w:cs="Times New Roman"/>
                <w:sz w:val="14"/>
                <w:szCs w:val="14"/>
                <w:lang w:val="en-US"/>
              </w:rPr>
              <w:t xml:space="preserve">Stores full name of subject/module </w:t>
            </w:r>
          </w:p>
        </w:tc>
      </w:tr>
      <w:tr w:rsidR="003E1B40" w:rsidRPr="00DD0640" w14:paraId="6BA39BC7" w14:textId="77777777" w:rsidTr="003F026C">
        <w:trPr>
          <w:jc w:val="center"/>
        </w:trPr>
        <w:tc>
          <w:tcPr>
            <w:tcW w:w="3539" w:type="dxa"/>
          </w:tcPr>
          <w:p w14:paraId="396B1A4E" w14:textId="2C8E968F" w:rsidR="003E1B40" w:rsidRPr="00DD0640" w:rsidRDefault="003E1B40" w:rsidP="00606989">
            <w:pPr>
              <w:spacing w:line="360" w:lineRule="auto"/>
              <w:rPr>
                <w:rFonts w:eastAsia="SimSun" w:cs="Times New Roman"/>
                <w:sz w:val="20"/>
                <w:lang w:val="en-US"/>
              </w:rPr>
            </w:pPr>
            <w:r>
              <w:rPr>
                <w:rFonts w:eastAsia="SimSun" w:cs="Times New Roman"/>
                <w:sz w:val="20"/>
                <w:lang w:val="en-US"/>
              </w:rPr>
              <w:t>Subject code</w:t>
            </w:r>
          </w:p>
        </w:tc>
        <w:tc>
          <w:tcPr>
            <w:tcW w:w="1701" w:type="dxa"/>
          </w:tcPr>
          <w:p w14:paraId="5CDCEE9D" w14:textId="72B140CB" w:rsidR="003E1B40" w:rsidRPr="00DD0640" w:rsidRDefault="003E1B40" w:rsidP="00606989">
            <w:pPr>
              <w:spacing w:line="360" w:lineRule="auto"/>
              <w:rPr>
                <w:rFonts w:eastAsia="SimSun" w:cs="Times New Roman"/>
                <w:sz w:val="20"/>
                <w:lang w:val="en-US"/>
              </w:rPr>
            </w:pPr>
            <w:r>
              <w:rPr>
                <w:rFonts w:eastAsia="SimSun" w:cs="Times New Roman"/>
                <w:sz w:val="20"/>
                <w:lang w:val="en-US"/>
              </w:rPr>
              <w:t>-</w:t>
            </w:r>
          </w:p>
        </w:tc>
        <w:tc>
          <w:tcPr>
            <w:tcW w:w="2216" w:type="dxa"/>
          </w:tcPr>
          <w:p w14:paraId="22BAD36E" w14:textId="5369FC6E" w:rsidR="003E1B40" w:rsidRPr="00DD0640" w:rsidRDefault="003E1B40" w:rsidP="00606989">
            <w:pPr>
              <w:spacing w:line="360" w:lineRule="auto"/>
              <w:rPr>
                <w:rFonts w:eastAsia="SimSun" w:cs="Times New Roman"/>
                <w:sz w:val="20"/>
                <w:lang w:val="en-US"/>
              </w:rPr>
            </w:pPr>
            <w:r>
              <w:rPr>
                <w:rFonts w:eastAsia="SimSun" w:cs="Times New Roman"/>
                <w:sz w:val="20"/>
                <w:lang w:val="en-US"/>
              </w:rPr>
              <w:t>CMT6162</w:t>
            </w:r>
          </w:p>
        </w:tc>
        <w:tc>
          <w:tcPr>
            <w:tcW w:w="1561" w:type="dxa"/>
          </w:tcPr>
          <w:p w14:paraId="744DE6FE" w14:textId="65635B10" w:rsidR="003E1B40" w:rsidRPr="003B7078" w:rsidRDefault="003E1B40" w:rsidP="00606989">
            <w:pPr>
              <w:spacing w:line="360" w:lineRule="auto"/>
              <w:rPr>
                <w:rFonts w:eastAsia="SimSun" w:cs="Times New Roman"/>
                <w:sz w:val="14"/>
                <w:szCs w:val="14"/>
                <w:lang w:val="en-US"/>
              </w:rPr>
            </w:pPr>
            <w:r>
              <w:rPr>
                <w:rFonts w:eastAsia="SimSun" w:cs="Times New Roman"/>
                <w:sz w:val="14"/>
                <w:szCs w:val="14"/>
                <w:lang w:val="en-US"/>
              </w:rPr>
              <w:t>Stores the subject code for easy identification and reference by students.</w:t>
            </w:r>
          </w:p>
        </w:tc>
      </w:tr>
    </w:tbl>
    <w:p w14:paraId="573BF760" w14:textId="77777777" w:rsidR="003E1B40" w:rsidRDefault="003E1B40">
      <w:pPr>
        <w:spacing w:after="160" w:line="259" w:lineRule="auto"/>
        <w:rPr>
          <w:rFonts w:ascii="Times" w:eastAsiaTheme="majorEastAsia" w:hAnsi="Times" w:cstheme="majorBidi"/>
          <w:b/>
          <w:color w:val="000000" w:themeColor="text1"/>
          <w:sz w:val="32"/>
          <w:szCs w:val="32"/>
        </w:rPr>
      </w:pPr>
    </w:p>
    <w:p w14:paraId="55A212AF" w14:textId="2B780858" w:rsidR="009806DA" w:rsidRPr="00DD0640" w:rsidRDefault="009806DA" w:rsidP="009806DA">
      <w:pPr>
        <w:spacing w:line="360" w:lineRule="auto"/>
        <w:jc w:val="both"/>
        <w:rPr>
          <w:rFonts w:eastAsia="SimSun" w:cs="Times New Roman"/>
          <w:sz w:val="22"/>
          <w:szCs w:val="22"/>
          <w:lang w:val="en-US"/>
        </w:rPr>
      </w:pPr>
      <w:r w:rsidRPr="00DD0640">
        <w:rPr>
          <w:rFonts w:eastAsia="SimSun" w:cs="Times New Roman"/>
          <w:sz w:val="22"/>
          <w:szCs w:val="22"/>
          <w:lang w:val="en-US"/>
        </w:rPr>
        <w:t>Table Name:</w:t>
      </w:r>
      <w:r w:rsidRPr="00DD0640">
        <w:rPr>
          <w:rFonts w:eastAsia="SimSun" w:cs="Times New Roman"/>
          <w:sz w:val="22"/>
          <w:szCs w:val="22"/>
          <w:lang w:val="en-US"/>
        </w:rPr>
        <w:tab/>
      </w:r>
      <w:r w:rsidR="00D6679C">
        <w:rPr>
          <w:rFonts w:eastAsia="SimSun" w:cs="Times New Roman"/>
          <w:sz w:val="22"/>
          <w:szCs w:val="22"/>
          <w:lang w:val="en-US"/>
        </w:rPr>
        <w:t>question</w:t>
      </w:r>
    </w:p>
    <w:p w14:paraId="45B3AFEC" w14:textId="42A576A6" w:rsidR="009806DA" w:rsidRPr="003317F8" w:rsidRDefault="009806DA" w:rsidP="009806DA">
      <w:pPr>
        <w:spacing w:line="360" w:lineRule="auto"/>
        <w:jc w:val="both"/>
        <w:rPr>
          <w:rFonts w:eastAsia="SimSun" w:cs="Times New Roman"/>
          <w:sz w:val="18"/>
          <w:szCs w:val="18"/>
          <w:lang w:val="en-US"/>
        </w:rPr>
      </w:pPr>
      <w:r w:rsidRPr="00DD0640">
        <w:rPr>
          <w:rFonts w:eastAsia="SimSun" w:cs="Times New Roman"/>
          <w:sz w:val="22"/>
          <w:szCs w:val="22"/>
          <w:lang w:val="en-US"/>
        </w:rPr>
        <w:t>Description:</w:t>
      </w:r>
      <w:r>
        <w:rPr>
          <w:rFonts w:eastAsia="SimSun" w:cs="Times New Roman"/>
          <w:sz w:val="22"/>
          <w:szCs w:val="22"/>
          <w:lang w:val="en-US"/>
        </w:rPr>
        <w:t xml:space="preserve"> Stores questions posted by users on the forum such as content, </w:t>
      </w:r>
      <w:proofErr w:type="spellStart"/>
      <w:r>
        <w:rPr>
          <w:rFonts w:eastAsia="SimSun" w:cs="Times New Roman"/>
          <w:sz w:val="22"/>
          <w:szCs w:val="22"/>
          <w:lang w:val="en-US"/>
        </w:rPr>
        <w:t>subject_id</w:t>
      </w:r>
      <w:proofErr w:type="spellEnd"/>
      <w:r>
        <w:rPr>
          <w:rFonts w:eastAsia="SimSun" w:cs="Times New Roman"/>
          <w:sz w:val="22"/>
          <w:szCs w:val="22"/>
          <w:lang w:val="en-US"/>
        </w:rPr>
        <w:t xml:space="preserve"> and </w:t>
      </w:r>
      <w:proofErr w:type="spellStart"/>
      <w:r>
        <w:rPr>
          <w:rFonts w:eastAsia="SimSun" w:cs="Times New Roman"/>
          <w:sz w:val="22"/>
          <w:szCs w:val="22"/>
          <w:lang w:val="en-US"/>
        </w:rPr>
        <w:t>time_of_post</w:t>
      </w:r>
      <w:proofErr w:type="spellEnd"/>
      <w:r>
        <w:rPr>
          <w:rFonts w:eastAsia="SimSun" w:cs="Times New Roman"/>
          <w:sz w:val="22"/>
          <w:szCs w:val="22"/>
          <w:lang w:val="en-US"/>
        </w:rPr>
        <w:t xml:space="preserve"> which helps with filtering and searching.</w:t>
      </w:r>
    </w:p>
    <w:p w14:paraId="1970BD3D" w14:textId="0EB6DE02" w:rsidR="009806DA" w:rsidRDefault="00215A01" w:rsidP="009806DA">
      <w:pPr>
        <w:spacing w:line="360" w:lineRule="auto"/>
        <w:jc w:val="both"/>
        <w:rPr>
          <w:rFonts w:eastAsia="SimSun" w:cs="Times New Roman"/>
          <w:sz w:val="22"/>
          <w:szCs w:val="22"/>
          <w:lang w:val="en-US"/>
        </w:rPr>
      </w:pPr>
      <w:r w:rsidRPr="00215A01">
        <w:rPr>
          <w:rFonts w:eastAsia="SimSun" w:cs="Times New Roman"/>
          <w:noProof/>
          <w:sz w:val="22"/>
          <w:szCs w:val="22"/>
          <w:lang w:val="en-US"/>
        </w:rPr>
        <w:drawing>
          <wp:inline distT="0" distB="0" distL="0" distR="0" wp14:anchorId="186F9D70" wp14:editId="0F626F3F">
            <wp:extent cx="5732145" cy="981075"/>
            <wp:effectExtent l="0" t="0" r="1905" b="9525"/>
            <wp:docPr id="63703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136" name="Picture 1" descr="A screenshot of a computer&#10;&#10;AI-generated content may be incorrect."/>
                    <pic:cNvPicPr/>
                  </pic:nvPicPr>
                  <pic:blipFill>
                    <a:blip r:embed="rId26"/>
                    <a:stretch>
                      <a:fillRect/>
                    </a:stretch>
                  </pic:blipFill>
                  <pic:spPr>
                    <a:xfrm>
                      <a:off x="0" y="0"/>
                      <a:ext cx="5732145" cy="981075"/>
                    </a:xfrm>
                    <a:prstGeom prst="rect">
                      <a:avLst/>
                    </a:prstGeom>
                  </pic:spPr>
                </pic:pic>
              </a:graphicData>
            </a:graphic>
          </wp:inline>
        </w:drawing>
      </w:r>
    </w:p>
    <w:p w14:paraId="15189219" w14:textId="77777777" w:rsidR="009806DA" w:rsidRPr="00DD0640" w:rsidRDefault="009806DA" w:rsidP="009806DA">
      <w:pPr>
        <w:spacing w:line="360" w:lineRule="auto"/>
        <w:jc w:val="both"/>
        <w:rPr>
          <w:rFonts w:eastAsia="SimSun" w:cs="Times New Roman"/>
          <w:sz w:val="22"/>
          <w:szCs w:val="22"/>
          <w:lang w:val="en-US"/>
        </w:rPr>
      </w:pPr>
    </w:p>
    <w:tbl>
      <w:tblPr>
        <w:tblStyle w:val="TableGrid1"/>
        <w:tblW w:w="9017" w:type="dxa"/>
        <w:jc w:val="center"/>
        <w:tblLook w:val="04A0" w:firstRow="1" w:lastRow="0" w:firstColumn="1" w:lastColumn="0" w:noHBand="0" w:noVBand="1"/>
      </w:tblPr>
      <w:tblGrid>
        <w:gridCol w:w="2496"/>
        <w:gridCol w:w="1765"/>
        <w:gridCol w:w="2397"/>
        <w:gridCol w:w="2359"/>
      </w:tblGrid>
      <w:tr w:rsidR="009806DA" w:rsidRPr="00DD0640" w14:paraId="1A5FA51C" w14:textId="77777777" w:rsidTr="003F026C">
        <w:trPr>
          <w:jc w:val="center"/>
        </w:trPr>
        <w:tc>
          <w:tcPr>
            <w:tcW w:w="2496" w:type="dxa"/>
          </w:tcPr>
          <w:p w14:paraId="6AA980C0" w14:textId="77777777" w:rsidR="009806DA" w:rsidRPr="00DD0640" w:rsidRDefault="009806DA" w:rsidP="00606989">
            <w:pPr>
              <w:spacing w:line="360" w:lineRule="auto"/>
              <w:rPr>
                <w:rFonts w:eastAsia="SimSun" w:cs="Times New Roman"/>
                <w:b/>
                <w:sz w:val="20"/>
                <w:lang w:val="en-US"/>
              </w:rPr>
            </w:pPr>
            <w:r w:rsidRPr="00DD0640">
              <w:rPr>
                <w:rFonts w:eastAsia="SimSun" w:cs="Times New Roman"/>
                <w:b/>
                <w:sz w:val="20"/>
                <w:lang w:val="en-US"/>
              </w:rPr>
              <w:t>Field Name</w:t>
            </w:r>
          </w:p>
        </w:tc>
        <w:tc>
          <w:tcPr>
            <w:tcW w:w="1765" w:type="dxa"/>
          </w:tcPr>
          <w:p w14:paraId="03BD4462" w14:textId="77777777" w:rsidR="009806DA" w:rsidRPr="00DD0640" w:rsidRDefault="009806DA" w:rsidP="00606989">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2397" w:type="dxa"/>
          </w:tcPr>
          <w:p w14:paraId="0EF51608" w14:textId="77777777" w:rsidR="009806DA" w:rsidRPr="00DD0640" w:rsidRDefault="009806DA" w:rsidP="00606989">
            <w:pPr>
              <w:spacing w:line="360" w:lineRule="auto"/>
              <w:rPr>
                <w:rFonts w:eastAsia="SimSun" w:cs="Times New Roman"/>
                <w:b/>
                <w:sz w:val="20"/>
                <w:lang w:val="en-US"/>
              </w:rPr>
            </w:pPr>
            <w:r w:rsidRPr="00DD0640">
              <w:rPr>
                <w:rFonts w:eastAsia="SimSun" w:cs="Times New Roman"/>
                <w:b/>
                <w:sz w:val="20"/>
                <w:lang w:val="en-US"/>
              </w:rPr>
              <w:t>Example</w:t>
            </w:r>
          </w:p>
        </w:tc>
        <w:tc>
          <w:tcPr>
            <w:tcW w:w="2359" w:type="dxa"/>
          </w:tcPr>
          <w:p w14:paraId="6B5AEDBF" w14:textId="77777777" w:rsidR="009806DA" w:rsidRPr="00DD0640" w:rsidRDefault="009806DA" w:rsidP="00606989">
            <w:pPr>
              <w:spacing w:line="360" w:lineRule="auto"/>
              <w:rPr>
                <w:rFonts w:eastAsia="SimSun" w:cs="Times New Roman"/>
                <w:b/>
                <w:sz w:val="20"/>
                <w:lang w:val="en-US"/>
              </w:rPr>
            </w:pPr>
            <w:r>
              <w:rPr>
                <w:rFonts w:eastAsia="SimSun" w:cs="Times New Roman"/>
                <w:b/>
                <w:sz w:val="20"/>
                <w:lang w:val="en-US"/>
              </w:rPr>
              <w:t>Justification</w:t>
            </w:r>
          </w:p>
        </w:tc>
      </w:tr>
      <w:tr w:rsidR="009806DA" w:rsidRPr="00DD0640" w14:paraId="5FEFA07E" w14:textId="77777777" w:rsidTr="003F026C">
        <w:trPr>
          <w:jc w:val="center"/>
        </w:trPr>
        <w:tc>
          <w:tcPr>
            <w:tcW w:w="2496" w:type="dxa"/>
          </w:tcPr>
          <w:p w14:paraId="624DEC3A" w14:textId="77777777" w:rsidR="009806DA" w:rsidRPr="00DD0640" w:rsidRDefault="009806DA" w:rsidP="00606989">
            <w:pPr>
              <w:spacing w:line="360" w:lineRule="auto"/>
              <w:rPr>
                <w:rFonts w:eastAsia="SimSun" w:cs="Times New Roman"/>
                <w:sz w:val="20"/>
                <w:lang w:val="en-US"/>
              </w:rPr>
            </w:pPr>
            <w:r w:rsidRPr="00DD0640">
              <w:rPr>
                <w:rFonts w:eastAsia="SimSun" w:cs="Times New Roman"/>
                <w:sz w:val="20"/>
                <w:lang w:val="en-US"/>
              </w:rPr>
              <w:t>id</w:t>
            </w:r>
          </w:p>
        </w:tc>
        <w:tc>
          <w:tcPr>
            <w:tcW w:w="1765" w:type="dxa"/>
          </w:tcPr>
          <w:p w14:paraId="626C4ABB" w14:textId="77777777" w:rsidR="009806DA" w:rsidRDefault="009806DA" w:rsidP="00606989">
            <w:pPr>
              <w:spacing w:line="360" w:lineRule="auto"/>
              <w:rPr>
                <w:rFonts w:eastAsia="SimSun" w:cs="Times New Roman"/>
                <w:sz w:val="20"/>
                <w:lang w:val="en-US"/>
              </w:rPr>
            </w:pPr>
            <w:r>
              <w:rPr>
                <w:rFonts w:eastAsia="SimSun" w:cs="Times New Roman"/>
                <w:sz w:val="20"/>
                <w:lang w:val="en-US"/>
              </w:rPr>
              <w:t>-</w:t>
            </w:r>
          </w:p>
        </w:tc>
        <w:tc>
          <w:tcPr>
            <w:tcW w:w="2397" w:type="dxa"/>
          </w:tcPr>
          <w:p w14:paraId="6F7BC3B8" w14:textId="184DAAE6" w:rsidR="009806DA" w:rsidRPr="00DD0640" w:rsidRDefault="009806DA" w:rsidP="00606989">
            <w:pPr>
              <w:spacing w:line="360" w:lineRule="auto"/>
              <w:rPr>
                <w:rFonts w:eastAsia="SimSun" w:cs="Times New Roman"/>
                <w:sz w:val="20"/>
                <w:lang w:val="en-US"/>
              </w:rPr>
            </w:pPr>
            <w:r>
              <w:rPr>
                <w:rFonts w:eastAsia="SimSun" w:cs="Times New Roman"/>
                <w:sz w:val="20"/>
                <w:lang w:val="en-US"/>
              </w:rPr>
              <w:t>6</w:t>
            </w:r>
          </w:p>
        </w:tc>
        <w:tc>
          <w:tcPr>
            <w:tcW w:w="2359" w:type="dxa"/>
          </w:tcPr>
          <w:p w14:paraId="7A10573C" w14:textId="015F273D" w:rsidR="009806DA" w:rsidRPr="003317F8" w:rsidRDefault="009806DA" w:rsidP="00606989">
            <w:pPr>
              <w:spacing w:line="360" w:lineRule="auto"/>
              <w:rPr>
                <w:rFonts w:eastAsia="SimSun" w:cs="Times New Roman"/>
                <w:sz w:val="14"/>
                <w:szCs w:val="14"/>
                <w:lang w:val="en-US"/>
              </w:rPr>
            </w:pPr>
            <w:r w:rsidRPr="003317F8">
              <w:rPr>
                <w:rFonts w:eastAsia="SimSun" w:cs="Times New Roman"/>
                <w:sz w:val="14"/>
                <w:szCs w:val="14"/>
                <w:lang w:val="en-US"/>
              </w:rPr>
              <w:t xml:space="preserve">An auto-incrementing ID ensures that </w:t>
            </w:r>
            <w:r>
              <w:rPr>
                <w:rFonts w:eastAsia="SimSun" w:cs="Times New Roman"/>
                <w:sz w:val="14"/>
                <w:szCs w:val="14"/>
                <w:lang w:val="en-US"/>
              </w:rPr>
              <w:t xml:space="preserve">each question </w:t>
            </w:r>
            <w:r w:rsidRPr="003317F8">
              <w:rPr>
                <w:rFonts w:eastAsia="SimSun" w:cs="Times New Roman"/>
                <w:sz w:val="14"/>
                <w:szCs w:val="14"/>
                <w:lang w:val="en-US"/>
              </w:rPr>
              <w:t>automatically receives a unique identifier</w:t>
            </w:r>
          </w:p>
        </w:tc>
      </w:tr>
      <w:tr w:rsidR="009806DA" w:rsidRPr="00DD0640" w14:paraId="6F1B9404" w14:textId="77777777" w:rsidTr="003F026C">
        <w:trPr>
          <w:jc w:val="center"/>
        </w:trPr>
        <w:tc>
          <w:tcPr>
            <w:tcW w:w="2496" w:type="dxa"/>
          </w:tcPr>
          <w:p w14:paraId="06ECD9D1" w14:textId="60BA4DDA" w:rsidR="009806DA" w:rsidRPr="00DD0640" w:rsidRDefault="009806DA" w:rsidP="00606989">
            <w:pPr>
              <w:spacing w:line="360" w:lineRule="auto"/>
              <w:rPr>
                <w:rFonts w:eastAsia="SimSun" w:cs="Times New Roman"/>
                <w:sz w:val="20"/>
                <w:lang w:val="en-US"/>
              </w:rPr>
            </w:pPr>
            <w:proofErr w:type="spellStart"/>
            <w:r>
              <w:rPr>
                <w:rFonts w:eastAsia="SimSun" w:cs="Times New Roman"/>
                <w:sz w:val="20"/>
                <w:lang w:val="en-US"/>
              </w:rPr>
              <w:t>user_id</w:t>
            </w:r>
            <w:proofErr w:type="spellEnd"/>
          </w:p>
        </w:tc>
        <w:tc>
          <w:tcPr>
            <w:tcW w:w="1765" w:type="dxa"/>
          </w:tcPr>
          <w:p w14:paraId="476CEAD0" w14:textId="15B56A58" w:rsidR="009806DA" w:rsidRPr="00DD0640" w:rsidRDefault="009806DA" w:rsidP="00606989">
            <w:pPr>
              <w:spacing w:line="360" w:lineRule="auto"/>
              <w:rPr>
                <w:rFonts w:eastAsia="SimSun" w:cs="Times New Roman"/>
                <w:sz w:val="20"/>
                <w:lang w:val="en-US"/>
              </w:rPr>
            </w:pPr>
            <w:r>
              <w:rPr>
                <w:rFonts w:eastAsia="SimSun" w:cs="Times New Roman"/>
                <w:sz w:val="20"/>
                <w:lang w:val="en-US"/>
              </w:rPr>
              <w:t>user</w:t>
            </w:r>
          </w:p>
        </w:tc>
        <w:tc>
          <w:tcPr>
            <w:tcW w:w="2397" w:type="dxa"/>
          </w:tcPr>
          <w:p w14:paraId="3878F6C5" w14:textId="7927ED19" w:rsidR="009806DA" w:rsidRPr="00DD0640" w:rsidRDefault="009806DA" w:rsidP="00606989">
            <w:pPr>
              <w:spacing w:line="360" w:lineRule="auto"/>
              <w:rPr>
                <w:rFonts w:eastAsia="SimSun" w:cs="Times New Roman"/>
                <w:sz w:val="20"/>
                <w:lang w:val="en-US"/>
              </w:rPr>
            </w:pPr>
            <w:r>
              <w:rPr>
                <w:rFonts w:eastAsia="SimSun" w:cs="Times New Roman"/>
                <w:sz w:val="20"/>
                <w:lang w:val="en-US"/>
              </w:rPr>
              <w:t>61</w:t>
            </w:r>
          </w:p>
        </w:tc>
        <w:tc>
          <w:tcPr>
            <w:tcW w:w="2359" w:type="dxa"/>
          </w:tcPr>
          <w:p w14:paraId="139FA8CE" w14:textId="2A373149" w:rsidR="009806DA" w:rsidRPr="003317F8" w:rsidRDefault="008540BF" w:rsidP="00606989">
            <w:pPr>
              <w:spacing w:line="360" w:lineRule="auto"/>
              <w:rPr>
                <w:rFonts w:eastAsia="SimSun" w:cs="Times New Roman"/>
                <w:sz w:val="14"/>
                <w:szCs w:val="14"/>
                <w:lang w:val="en-US"/>
              </w:rPr>
            </w:pPr>
            <w:r>
              <w:rPr>
                <w:rFonts w:eastAsia="SimSun" w:cs="Times New Roman"/>
                <w:sz w:val="14"/>
                <w:szCs w:val="14"/>
                <w:lang w:val="en-US"/>
              </w:rPr>
              <w:t>Foreign</w:t>
            </w:r>
            <w:r w:rsidR="003F6DE8">
              <w:rPr>
                <w:rFonts w:eastAsia="SimSun" w:cs="Times New Roman"/>
                <w:sz w:val="14"/>
                <w:szCs w:val="14"/>
                <w:lang w:val="en-US"/>
              </w:rPr>
              <w:t xml:space="preserve"> key</w:t>
            </w:r>
            <w:r>
              <w:rPr>
                <w:rFonts w:eastAsia="SimSun" w:cs="Times New Roman"/>
                <w:sz w:val="14"/>
                <w:szCs w:val="14"/>
                <w:lang w:val="en-US"/>
              </w:rPr>
              <w:t xml:space="preserve"> that </w:t>
            </w:r>
            <w:r w:rsidR="009806DA">
              <w:rPr>
                <w:rFonts w:eastAsia="SimSun" w:cs="Times New Roman"/>
                <w:sz w:val="14"/>
                <w:szCs w:val="14"/>
                <w:lang w:val="en-US"/>
              </w:rPr>
              <w:t xml:space="preserve">Links question to user that posted it </w:t>
            </w:r>
          </w:p>
        </w:tc>
      </w:tr>
      <w:tr w:rsidR="009806DA" w:rsidRPr="00DD0640" w14:paraId="76ACFD25" w14:textId="77777777" w:rsidTr="003F026C">
        <w:trPr>
          <w:jc w:val="center"/>
        </w:trPr>
        <w:tc>
          <w:tcPr>
            <w:tcW w:w="2496" w:type="dxa"/>
          </w:tcPr>
          <w:p w14:paraId="100A4B9A" w14:textId="12727DB6" w:rsidR="009806DA" w:rsidRPr="00DD0640" w:rsidRDefault="009806DA" w:rsidP="00606989">
            <w:pPr>
              <w:spacing w:line="360" w:lineRule="auto"/>
              <w:rPr>
                <w:rFonts w:eastAsia="SimSun" w:cs="Times New Roman"/>
                <w:sz w:val="20"/>
                <w:lang w:val="en-US"/>
              </w:rPr>
            </w:pPr>
            <w:proofErr w:type="spellStart"/>
            <w:r>
              <w:rPr>
                <w:rFonts w:eastAsia="SimSun" w:cs="Times New Roman"/>
                <w:sz w:val="20"/>
                <w:lang w:val="en-US"/>
              </w:rPr>
              <w:t>Subject_id</w:t>
            </w:r>
            <w:proofErr w:type="spellEnd"/>
          </w:p>
        </w:tc>
        <w:tc>
          <w:tcPr>
            <w:tcW w:w="1765" w:type="dxa"/>
          </w:tcPr>
          <w:p w14:paraId="76030704" w14:textId="3CFF747E" w:rsidR="009806DA" w:rsidRPr="00DD0640" w:rsidRDefault="009806DA" w:rsidP="00606989">
            <w:pPr>
              <w:spacing w:line="360" w:lineRule="auto"/>
              <w:rPr>
                <w:rFonts w:eastAsia="SimSun" w:cs="Times New Roman"/>
                <w:sz w:val="20"/>
                <w:lang w:val="en-US"/>
              </w:rPr>
            </w:pPr>
            <w:r>
              <w:rPr>
                <w:rFonts w:eastAsia="SimSun" w:cs="Times New Roman"/>
                <w:sz w:val="20"/>
                <w:lang w:val="en-US"/>
              </w:rPr>
              <w:t>subject</w:t>
            </w:r>
          </w:p>
        </w:tc>
        <w:tc>
          <w:tcPr>
            <w:tcW w:w="2397" w:type="dxa"/>
          </w:tcPr>
          <w:p w14:paraId="6D312DDF" w14:textId="3413A22D" w:rsidR="009806DA" w:rsidRPr="00DD0640" w:rsidRDefault="009806DA" w:rsidP="00606989">
            <w:pPr>
              <w:spacing w:line="360" w:lineRule="auto"/>
              <w:rPr>
                <w:rFonts w:eastAsia="SimSun" w:cs="Times New Roman"/>
                <w:sz w:val="20"/>
                <w:lang w:val="en-US"/>
              </w:rPr>
            </w:pPr>
            <w:r>
              <w:rPr>
                <w:rFonts w:eastAsia="SimSun" w:cs="Times New Roman"/>
                <w:sz w:val="20"/>
                <w:lang w:val="en-US"/>
              </w:rPr>
              <w:t>7</w:t>
            </w:r>
          </w:p>
        </w:tc>
        <w:tc>
          <w:tcPr>
            <w:tcW w:w="2359" w:type="dxa"/>
          </w:tcPr>
          <w:p w14:paraId="12B9A2F3" w14:textId="29F204FA" w:rsidR="009806DA" w:rsidRPr="003B7078" w:rsidRDefault="008540BF" w:rsidP="00606989">
            <w:pPr>
              <w:spacing w:line="360" w:lineRule="auto"/>
              <w:rPr>
                <w:rFonts w:eastAsia="SimSun" w:cs="Times New Roman"/>
                <w:sz w:val="14"/>
                <w:szCs w:val="14"/>
                <w:lang w:val="en-US"/>
              </w:rPr>
            </w:pPr>
            <w:r>
              <w:rPr>
                <w:rFonts w:eastAsia="SimSun" w:cs="Times New Roman"/>
                <w:sz w:val="14"/>
                <w:szCs w:val="14"/>
                <w:lang w:val="en-US"/>
              </w:rPr>
              <w:t xml:space="preserve">Foreign key that links question to specific subject/module, enables the filtering and </w:t>
            </w:r>
            <w:proofErr w:type="spellStart"/>
            <w:r>
              <w:rPr>
                <w:rFonts w:eastAsia="SimSun" w:cs="Times New Roman"/>
                <w:sz w:val="14"/>
                <w:szCs w:val="14"/>
                <w:lang w:val="en-US"/>
              </w:rPr>
              <w:t>categorisation</w:t>
            </w:r>
            <w:proofErr w:type="spellEnd"/>
            <w:r>
              <w:rPr>
                <w:rFonts w:eastAsia="SimSun" w:cs="Times New Roman"/>
                <w:sz w:val="14"/>
                <w:szCs w:val="14"/>
                <w:lang w:val="en-US"/>
              </w:rPr>
              <w:t xml:space="preserve">. </w:t>
            </w:r>
          </w:p>
        </w:tc>
      </w:tr>
      <w:tr w:rsidR="009806DA" w:rsidRPr="00DD0640" w14:paraId="38309CD5" w14:textId="77777777" w:rsidTr="003F026C">
        <w:trPr>
          <w:jc w:val="center"/>
        </w:trPr>
        <w:tc>
          <w:tcPr>
            <w:tcW w:w="2496" w:type="dxa"/>
          </w:tcPr>
          <w:p w14:paraId="7A63A3D2" w14:textId="077BC462" w:rsidR="009806DA" w:rsidRDefault="008540BF" w:rsidP="00606989">
            <w:pPr>
              <w:spacing w:line="360" w:lineRule="auto"/>
              <w:rPr>
                <w:rFonts w:eastAsia="SimSun" w:cs="Times New Roman"/>
                <w:sz w:val="20"/>
                <w:lang w:val="en-US"/>
              </w:rPr>
            </w:pPr>
            <w:r>
              <w:rPr>
                <w:rFonts w:eastAsia="SimSun" w:cs="Times New Roman"/>
                <w:sz w:val="20"/>
                <w:lang w:val="en-US"/>
              </w:rPr>
              <w:t>content</w:t>
            </w:r>
          </w:p>
        </w:tc>
        <w:tc>
          <w:tcPr>
            <w:tcW w:w="1765" w:type="dxa"/>
          </w:tcPr>
          <w:p w14:paraId="5B90A167" w14:textId="77777777" w:rsidR="009806DA" w:rsidRDefault="009806DA" w:rsidP="00606989">
            <w:pPr>
              <w:spacing w:line="360" w:lineRule="auto"/>
              <w:rPr>
                <w:rFonts w:eastAsia="SimSun" w:cs="Times New Roman"/>
                <w:sz w:val="20"/>
                <w:lang w:val="en-US"/>
              </w:rPr>
            </w:pPr>
            <w:r>
              <w:rPr>
                <w:rFonts w:eastAsia="SimSun" w:cs="Times New Roman"/>
                <w:sz w:val="20"/>
                <w:lang w:val="en-US"/>
              </w:rPr>
              <w:t>-</w:t>
            </w:r>
          </w:p>
        </w:tc>
        <w:tc>
          <w:tcPr>
            <w:tcW w:w="2397" w:type="dxa"/>
          </w:tcPr>
          <w:p w14:paraId="568CDED5" w14:textId="520A50F5" w:rsidR="009806DA" w:rsidRDefault="008540BF" w:rsidP="00606989">
            <w:pPr>
              <w:spacing w:line="360" w:lineRule="auto"/>
              <w:rPr>
                <w:rFonts w:eastAsia="SimSun" w:cs="Times New Roman"/>
                <w:sz w:val="20"/>
                <w:lang w:val="en-US"/>
              </w:rPr>
            </w:pPr>
            <w:proofErr w:type="spellStart"/>
            <w:r>
              <w:rPr>
                <w:rFonts w:eastAsia="SimSun" w:cs="Times New Roman"/>
                <w:sz w:val="20"/>
                <w:lang w:val="en-US"/>
              </w:rPr>
              <w:t>Im</w:t>
            </w:r>
            <w:proofErr w:type="spellEnd"/>
            <w:r>
              <w:rPr>
                <w:rFonts w:eastAsia="SimSun" w:cs="Times New Roman"/>
                <w:sz w:val="20"/>
                <w:lang w:val="en-US"/>
              </w:rPr>
              <w:t xml:space="preserve"> not so sure when while loop is more useful as compared to for loops or when to use one over the other.</w:t>
            </w:r>
          </w:p>
        </w:tc>
        <w:tc>
          <w:tcPr>
            <w:tcW w:w="2359" w:type="dxa"/>
          </w:tcPr>
          <w:p w14:paraId="754D793A" w14:textId="18BDA23C" w:rsidR="009806DA" w:rsidRDefault="008540BF" w:rsidP="00606989">
            <w:pPr>
              <w:spacing w:line="360" w:lineRule="auto"/>
              <w:rPr>
                <w:rFonts w:eastAsia="SimSun" w:cs="Times New Roman"/>
                <w:sz w:val="14"/>
                <w:szCs w:val="14"/>
                <w:lang w:val="en-US"/>
              </w:rPr>
            </w:pPr>
            <w:r>
              <w:rPr>
                <w:rFonts w:eastAsia="SimSun" w:cs="Times New Roman"/>
                <w:sz w:val="14"/>
                <w:szCs w:val="14"/>
                <w:lang w:val="en-US"/>
              </w:rPr>
              <w:t xml:space="preserve">Stores the question content, allow for longer more detailed </w:t>
            </w:r>
            <w:r w:rsidR="005D3F71">
              <w:rPr>
                <w:rFonts w:eastAsia="SimSun" w:cs="Times New Roman"/>
                <w:sz w:val="14"/>
                <w:szCs w:val="14"/>
                <w:lang w:val="en-US"/>
              </w:rPr>
              <w:t>questions and content for answers to be more relevant and helpful</w:t>
            </w:r>
            <w:r w:rsidR="008A1302">
              <w:rPr>
                <w:rFonts w:eastAsia="SimSun" w:cs="Times New Roman"/>
                <w:sz w:val="14"/>
                <w:szCs w:val="14"/>
                <w:lang w:val="en-US"/>
              </w:rPr>
              <w:t>. When searching keywords, system can scan the content for the same words to get relevant questions making it easier to find help.</w:t>
            </w:r>
          </w:p>
        </w:tc>
      </w:tr>
      <w:tr w:rsidR="009806DA" w:rsidRPr="00DD0640" w14:paraId="4A6134F7" w14:textId="77777777" w:rsidTr="003F026C">
        <w:trPr>
          <w:jc w:val="center"/>
        </w:trPr>
        <w:tc>
          <w:tcPr>
            <w:tcW w:w="2496" w:type="dxa"/>
          </w:tcPr>
          <w:p w14:paraId="3BFD6D79" w14:textId="109984A4" w:rsidR="009806DA" w:rsidRDefault="005D3F71" w:rsidP="00606989">
            <w:pPr>
              <w:spacing w:line="360" w:lineRule="auto"/>
              <w:rPr>
                <w:rFonts w:eastAsia="SimSun" w:cs="Times New Roman"/>
                <w:sz w:val="20"/>
                <w:lang w:val="en-US"/>
              </w:rPr>
            </w:pPr>
            <w:proofErr w:type="spellStart"/>
            <w:r>
              <w:rPr>
                <w:rFonts w:eastAsia="SimSun" w:cs="Times New Roman"/>
                <w:sz w:val="20"/>
                <w:lang w:val="en-US"/>
              </w:rPr>
              <w:t>Time_of_post</w:t>
            </w:r>
            <w:proofErr w:type="spellEnd"/>
          </w:p>
        </w:tc>
        <w:tc>
          <w:tcPr>
            <w:tcW w:w="1765" w:type="dxa"/>
          </w:tcPr>
          <w:p w14:paraId="045D897C" w14:textId="5B963474" w:rsidR="009806DA" w:rsidRDefault="005D3F71" w:rsidP="00606989">
            <w:pPr>
              <w:spacing w:line="360" w:lineRule="auto"/>
              <w:rPr>
                <w:rFonts w:eastAsia="SimSun" w:cs="Times New Roman"/>
                <w:sz w:val="20"/>
                <w:lang w:val="en-US"/>
              </w:rPr>
            </w:pPr>
            <w:r>
              <w:rPr>
                <w:rFonts w:eastAsia="SimSun" w:cs="Times New Roman"/>
                <w:sz w:val="20"/>
                <w:lang w:val="en-US"/>
              </w:rPr>
              <w:t>-</w:t>
            </w:r>
          </w:p>
        </w:tc>
        <w:tc>
          <w:tcPr>
            <w:tcW w:w="2397" w:type="dxa"/>
          </w:tcPr>
          <w:p w14:paraId="13701B50" w14:textId="1D512BCE" w:rsidR="009806DA" w:rsidRDefault="005D3F71" w:rsidP="00606989">
            <w:pPr>
              <w:spacing w:line="360" w:lineRule="auto"/>
              <w:rPr>
                <w:rFonts w:eastAsia="SimSun" w:cs="Times New Roman"/>
                <w:sz w:val="20"/>
                <w:lang w:val="en-US"/>
              </w:rPr>
            </w:pPr>
            <w:r>
              <w:rPr>
                <w:rFonts w:eastAsia="SimSun" w:cs="Times New Roman"/>
                <w:sz w:val="20"/>
                <w:lang w:val="en-US"/>
              </w:rPr>
              <w:t>2025-11-9 20:36:10</w:t>
            </w:r>
          </w:p>
        </w:tc>
        <w:tc>
          <w:tcPr>
            <w:tcW w:w="2359" w:type="dxa"/>
          </w:tcPr>
          <w:p w14:paraId="4ED4878E" w14:textId="077D3A89" w:rsidR="009806DA" w:rsidRDefault="005D3F71" w:rsidP="00606989">
            <w:pPr>
              <w:spacing w:line="360" w:lineRule="auto"/>
              <w:rPr>
                <w:rFonts w:eastAsia="SimSun" w:cs="Times New Roman"/>
                <w:sz w:val="14"/>
                <w:szCs w:val="14"/>
                <w:lang w:val="en-US"/>
              </w:rPr>
            </w:pPr>
            <w:r>
              <w:rPr>
                <w:rFonts w:eastAsia="SimSun" w:cs="Times New Roman"/>
                <w:sz w:val="14"/>
                <w:szCs w:val="14"/>
                <w:lang w:val="en-US"/>
              </w:rPr>
              <w:t>Timestamp for when the question was posted, allows for sorting by recency.</w:t>
            </w:r>
          </w:p>
        </w:tc>
      </w:tr>
    </w:tbl>
    <w:p w14:paraId="0E39D488" w14:textId="77777777" w:rsidR="009806DA" w:rsidRDefault="009806DA" w:rsidP="009806DA">
      <w:pPr>
        <w:spacing w:line="360" w:lineRule="auto"/>
        <w:jc w:val="both"/>
        <w:rPr>
          <w:rFonts w:eastAsia="SimSun" w:cs="Times New Roman"/>
          <w:sz w:val="22"/>
          <w:szCs w:val="22"/>
          <w:lang w:val="en-US"/>
        </w:rPr>
      </w:pPr>
    </w:p>
    <w:p w14:paraId="310320DD" w14:textId="0F43B673" w:rsidR="003F6DE8" w:rsidRPr="00DD0640" w:rsidRDefault="003F6DE8" w:rsidP="003F6DE8">
      <w:pPr>
        <w:spacing w:line="360" w:lineRule="auto"/>
        <w:jc w:val="both"/>
        <w:rPr>
          <w:rFonts w:eastAsia="SimSun" w:cs="Times New Roman"/>
          <w:sz w:val="22"/>
          <w:szCs w:val="22"/>
          <w:lang w:val="en-US"/>
        </w:rPr>
      </w:pPr>
      <w:r w:rsidRPr="00DD0640">
        <w:rPr>
          <w:rFonts w:eastAsia="SimSun" w:cs="Times New Roman"/>
          <w:sz w:val="22"/>
          <w:szCs w:val="22"/>
          <w:lang w:val="en-US"/>
        </w:rPr>
        <w:lastRenderedPageBreak/>
        <w:t>Table Name:</w:t>
      </w:r>
      <w:r w:rsidRPr="00DD0640">
        <w:rPr>
          <w:rFonts w:eastAsia="SimSun" w:cs="Times New Roman"/>
          <w:sz w:val="22"/>
          <w:szCs w:val="22"/>
          <w:lang w:val="en-US"/>
        </w:rPr>
        <w:tab/>
      </w:r>
      <w:r w:rsidR="00D6679C">
        <w:rPr>
          <w:rFonts w:eastAsia="SimSun" w:cs="Times New Roman"/>
          <w:sz w:val="22"/>
          <w:szCs w:val="22"/>
          <w:lang w:val="en-US"/>
        </w:rPr>
        <w:t>answer</w:t>
      </w:r>
    </w:p>
    <w:p w14:paraId="60109008" w14:textId="06023DA7" w:rsidR="003F6DE8" w:rsidRPr="003317F8" w:rsidRDefault="003F6DE8" w:rsidP="003F6DE8">
      <w:pPr>
        <w:spacing w:line="360" w:lineRule="auto"/>
        <w:jc w:val="both"/>
        <w:rPr>
          <w:rFonts w:eastAsia="SimSun" w:cs="Times New Roman"/>
          <w:sz w:val="18"/>
          <w:szCs w:val="18"/>
          <w:lang w:val="en-US"/>
        </w:rPr>
      </w:pPr>
      <w:r w:rsidRPr="00DD0640">
        <w:rPr>
          <w:rFonts w:eastAsia="SimSun" w:cs="Times New Roman"/>
          <w:sz w:val="22"/>
          <w:szCs w:val="22"/>
          <w:lang w:val="en-US"/>
        </w:rPr>
        <w:t>Description:</w:t>
      </w:r>
      <w:r>
        <w:rPr>
          <w:rFonts w:eastAsia="SimSun" w:cs="Times New Roman"/>
          <w:sz w:val="22"/>
          <w:szCs w:val="22"/>
          <w:lang w:val="en-US"/>
        </w:rPr>
        <w:t xml:space="preserve"> stores answers provided by users in response to questions with tracking of votes </w:t>
      </w:r>
    </w:p>
    <w:p w14:paraId="76726343" w14:textId="10F2EC62" w:rsidR="003F6DE8" w:rsidRDefault="00215A01" w:rsidP="003F6DE8">
      <w:pPr>
        <w:spacing w:line="360" w:lineRule="auto"/>
        <w:jc w:val="both"/>
        <w:rPr>
          <w:rFonts w:eastAsia="SimSun" w:cs="Times New Roman"/>
          <w:sz w:val="22"/>
          <w:szCs w:val="22"/>
          <w:lang w:val="en-US"/>
        </w:rPr>
      </w:pPr>
      <w:r w:rsidRPr="00215A01">
        <w:rPr>
          <w:rFonts w:eastAsia="SimSun" w:cs="Times New Roman"/>
          <w:noProof/>
          <w:sz w:val="22"/>
          <w:szCs w:val="22"/>
          <w:lang w:val="en-US"/>
        </w:rPr>
        <w:drawing>
          <wp:inline distT="0" distB="0" distL="0" distR="0" wp14:anchorId="52631C61" wp14:editId="732901F6">
            <wp:extent cx="5732145" cy="810895"/>
            <wp:effectExtent l="0" t="0" r="1905" b="8255"/>
            <wp:docPr id="32297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7129" name="Picture 1" descr="A screenshot of a computer&#10;&#10;AI-generated content may be incorrect."/>
                    <pic:cNvPicPr/>
                  </pic:nvPicPr>
                  <pic:blipFill>
                    <a:blip r:embed="rId27"/>
                    <a:stretch>
                      <a:fillRect/>
                    </a:stretch>
                  </pic:blipFill>
                  <pic:spPr>
                    <a:xfrm>
                      <a:off x="0" y="0"/>
                      <a:ext cx="5732145" cy="810895"/>
                    </a:xfrm>
                    <a:prstGeom prst="rect">
                      <a:avLst/>
                    </a:prstGeom>
                  </pic:spPr>
                </pic:pic>
              </a:graphicData>
            </a:graphic>
          </wp:inline>
        </w:drawing>
      </w:r>
    </w:p>
    <w:p w14:paraId="1D56F1CF" w14:textId="77777777" w:rsidR="003F6DE8" w:rsidRPr="00DD0640" w:rsidRDefault="003F6DE8" w:rsidP="003F6DE8">
      <w:pPr>
        <w:spacing w:line="360" w:lineRule="auto"/>
        <w:jc w:val="both"/>
        <w:rPr>
          <w:rFonts w:eastAsia="SimSun" w:cs="Times New Roman"/>
          <w:sz w:val="22"/>
          <w:szCs w:val="22"/>
          <w:lang w:val="en-US"/>
        </w:rPr>
      </w:pPr>
    </w:p>
    <w:tbl>
      <w:tblPr>
        <w:tblStyle w:val="TableGrid1"/>
        <w:tblW w:w="9017" w:type="dxa"/>
        <w:jc w:val="center"/>
        <w:tblLook w:val="04A0" w:firstRow="1" w:lastRow="0" w:firstColumn="1" w:lastColumn="0" w:noHBand="0" w:noVBand="1"/>
      </w:tblPr>
      <w:tblGrid>
        <w:gridCol w:w="2496"/>
        <w:gridCol w:w="1765"/>
        <w:gridCol w:w="2113"/>
        <w:gridCol w:w="2643"/>
      </w:tblGrid>
      <w:tr w:rsidR="003F6DE8" w:rsidRPr="00DD0640" w14:paraId="664282B5" w14:textId="77777777" w:rsidTr="003F026C">
        <w:trPr>
          <w:jc w:val="center"/>
        </w:trPr>
        <w:tc>
          <w:tcPr>
            <w:tcW w:w="2496" w:type="dxa"/>
          </w:tcPr>
          <w:p w14:paraId="2B875E67" w14:textId="77777777" w:rsidR="003F6DE8" w:rsidRPr="00DD0640" w:rsidRDefault="003F6DE8" w:rsidP="00606989">
            <w:pPr>
              <w:spacing w:line="360" w:lineRule="auto"/>
              <w:rPr>
                <w:rFonts w:eastAsia="SimSun" w:cs="Times New Roman"/>
                <w:b/>
                <w:sz w:val="20"/>
                <w:lang w:val="en-US"/>
              </w:rPr>
            </w:pPr>
            <w:r w:rsidRPr="00DD0640">
              <w:rPr>
                <w:rFonts w:eastAsia="SimSun" w:cs="Times New Roman"/>
                <w:b/>
                <w:sz w:val="20"/>
                <w:lang w:val="en-US"/>
              </w:rPr>
              <w:t>Field Name</w:t>
            </w:r>
          </w:p>
        </w:tc>
        <w:tc>
          <w:tcPr>
            <w:tcW w:w="1765" w:type="dxa"/>
          </w:tcPr>
          <w:p w14:paraId="033D64D9" w14:textId="77777777" w:rsidR="003F6DE8" w:rsidRPr="00DD0640" w:rsidRDefault="003F6DE8" w:rsidP="00606989">
            <w:pPr>
              <w:spacing w:line="360" w:lineRule="auto"/>
              <w:rPr>
                <w:rFonts w:eastAsia="SimSun" w:cs="Times New Roman"/>
                <w:b/>
                <w:sz w:val="20"/>
                <w:lang w:val="en-US"/>
              </w:rPr>
            </w:pPr>
            <w:r>
              <w:rPr>
                <w:rFonts w:eastAsia="SimSun" w:cs="Times New Roman"/>
                <w:b/>
                <w:sz w:val="20"/>
                <w:lang w:val="en-US"/>
              </w:rPr>
              <w:t xml:space="preserve">FK </w:t>
            </w:r>
            <w:r>
              <w:rPr>
                <w:rFonts w:eastAsia="SimSun" w:cs="Times New Roman"/>
                <w:b/>
                <w:sz w:val="20"/>
                <w:lang w:val="en-US"/>
              </w:rPr>
              <w:br/>
              <w:t>(Parent Table Name)</w:t>
            </w:r>
          </w:p>
        </w:tc>
        <w:tc>
          <w:tcPr>
            <w:tcW w:w="2113" w:type="dxa"/>
          </w:tcPr>
          <w:p w14:paraId="65527A9F" w14:textId="77777777" w:rsidR="003F6DE8" w:rsidRPr="00DD0640" w:rsidRDefault="003F6DE8" w:rsidP="00606989">
            <w:pPr>
              <w:spacing w:line="360" w:lineRule="auto"/>
              <w:rPr>
                <w:rFonts w:eastAsia="SimSun" w:cs="Times New Roman"/>
                <w:b/>
                <w:sz w:val="20"/>
                <w:lang w:val="en-US"/>
              </w:rPr>
            </w:pPr>
            <w:r w:rsidRPr="00DD0640">
              <w:rPr>
                <w:rFonts w:eastAsia="SimSun" w:cs="Times New Roman"/>
                <w:b/>
                <w:sz w:val="20"/>
                <w:lang w:val="en-US"/>
              </w:rPr>
              <w:t>Example</w:t>
            </w:r>
          </w:p>
        </w:tc>
        <w:tc>
          <w:tcPr>
            <w:tcW w:w="2643" w:type="dxa"/>
          </w:tcPr>
          <w:p w14:paraId="283722E5" w14:textId="77777777" w:rsidR="003F6DE8" w:rsidRPr="00DD0640" w:rsidRDefault="003F6DE8" w:rsidP="00606989">
            <w:pPr>
              <w:spacing w:line="360" w:lineRule="auto"/>
              <w:rPr>
                <w:rFonts w:eastAsia="SimSun" w:cs="Times New Roman"/>
                <w:b/>
                <w:sz w:val="20"/>
                <w:lang w:val="en-US"/>
              </w:rPr>
            </w:pPr>
            <w:r>
              <w:rPr>
                <w:rFonts w:eastAsia="SimSun" w:cs="Times New Roman"/>
                <w:b/>
                <w:sz w:val="20"/>
                <w:lang w:val="en-US"/>
              </w:rPr>
              <w:t>Justification</w:t>
            </w:r>
          </w:p>
        </w:tc>
      </w:tr>
      <w:tr w:rsidR="003F6DE8" w:rsidRPr="00DD0640" w14:paraId="11B0E350" w14:textId="77777777" w:rsidTr="003F026C">
        <w:trPr>
          <w:jc w:val="center"/>
        </w:trPr>
        <w:tc>
          <w:tcPr>
            <w:tcW w:w="2496" w:type="dxa"/>
          </w:tcPr>
          <w:p w14:paraId="209D3997" w14:textId="77777777" w:rsidR="003F6DE8" w:rsidRPr="00DD0640" w:rsidRDefault="003F6DE8" w:rsidP="00606989">
            <w:pPr>
              <w:spacing w:line="360" w:lineRule="auto"/>
              <w:rPr>
                <w:rFonts w:eastAsia="SimSun" w:cs="Times New Roman"/>
                <w:sz w:val="20"/>
                <w:lang w:val="en-US"/>
              </w:rPr>
            </w:pPr>
            <w:r w:rsidRPr="00DD0640">
              <w:rPr>
                <w:rFonts w:eastAsia="SimSun" w:cs="Times New Roman"/>
                <w:sz w:val="20"/>
                <w:lang w:val="en-US"/>
              </w:rPr>
              <w:t>id</w:t>
            </w:r>
          </w:p>
        </w:tc>
        <w:tc>
          <w:tcPr>
            <w:tcW w:w="1765" w:type="dxa"/>
          </w:tcPr>
          <w:p w14:paraId="4AB7158B" w14:textId="77777777" w:rsidR="003F6DE8" w:rsidRDefault="003F6DE8" w:rsidP="00606989">
            <w:pPr>
              <w:spacing w:line="360" w:lineRule="auto"/>
              <w:rPr>
                <w:rFonts w:eastAsia="SimSun" w:cs="Times New Roman"/>
                <w:sz w:val="20"/>
                <w:lang w:val="en-US"/>
              </w:rPr>
            </w:pPr>
            <w:r>
              <w:rPr>
                <w:rFonts w:eastAsia="SimSun" w:cs="Times New Roman"/>
                <w:sz w:val="20"/>
                <w:lang w:val="en-US"/>
              </w:rPr>
              <w:t>-</w:t>
            </w:r>
          </w:p>
        </w:tc>
        <w:tc>
          <w:tcPr>
            <w:tcW w:w="2113" w:type="dxa"/>
          </w:tcPr>
          <w:p w14:paraId="6CC25E78" w14:textId="71EBE298" w:rsidR="003F6DE8" w:rsidRPr="00DD0640" w:rsidRDefault="003F6DE8" w:rsidP="00606989">
            <w:pPr>
              <w:spacing w:line="360" w:lineRule="auto"/>
              <w:rPr>
                <w:rFonts w:eastAsia="SimSun" w:cs="Times New Roman"/>
                <w:sz w:val="20"/>
                <w:lang w:val="en-US"/>
              </w:rPr>
            </w:pPr>
            <w:r>
              <w:rPr>
                <w:rFonts w:eastAsia="SimSun" w:cs="Times New Roman"/>
                <w:sz w:val="20"/>
                <w:lang w:val="en-US"/>
              </w:rPr>
              <w:t>2</w:t>
            </w:r>
          </w:p>
        </w:tc>
        <w:tc>
          <w:tcPr>
            <w:tcW w:w="2643" w:type="dxa"/>
          </w:tcPr>
          <w:p w14:paraId="77AF0DCA" w14:textId="44E60F7A" w:rsidR="003F6DE8" w:rsidRPr="003317F8" w:rsidRDefault="003F6DE8" w:rsidP="00606989">
            <w:pPr>
              <w:spacing w:line="360" w:lineRule="auto"/>
              <w:rPr>
                <w:rFonts w:eastAsia="SimSun" w:cs="Times New Roman"/>
                <w:sz w:val="14"/>
                <w:szCs w:val="14"/>
                <w:lang w:val="en-US"/>
              </w:rPr>
            </w:pPr>
            <w:r w:rsidRPr="003317F8">
              <w:rPr>
                <w:rFonts w:eastAsia="SimSun" w:cs="Times New Roman"/>
                <w:sz w:val="14"/>
                <w:szCs w:val="14"/>
                <w:lang w:val="en-US"/>
              </w:rPr>
              <w:t xml:space="preserve">An auto-incrementing ID ensures that </w:t>
            </w:r>
            <w:r>
              <w:rPr>
                <w:rFonts w:eastAsia="SimSun" w:cs="Times New Roman"/>
                <w:sz w:val="14"/>
                <w:szCs w:val="14"/>
                <w:lang w:val="en-US"/>
              </w:rPr>
              <w:t xml:space="preserve">each answer </w:t>
            </w:r>
            <w:r w:rsidRPr="003317F8">
              <w:rPr>
                <w:rFonts w:eastAsia="SimSun" w:cs="Times New Roman"/>
                <w:sz w:val="14"/>
                <w:szCs w:val="14"/>
                <w:lang w:val="en-US"/>
              </w:rPr>
              <w:t>automatically receives a unique identifier</w:t>
            </w:r>
          </w:p>
        </w:tc>
      </w:tr>
      <w:tr w:rsidR="003F6DE8" w:rsidRPr="00DD0640" w14:paraId="6E5E632A" w14:textId="77777777" w:rsidTr="003F026C">
        <w:trPr>
          <w:jc w:val="center"/>
        </w:trPr>
        <w:tc>
          <w:tcPr>
            <w:tcW w:w="2496" w:type="dxa"/>
          </w:tcPr>
          <w:p w14:paraId="4A0D4150" w14:textId="05CB7686" w:rsidR="003F6DE8" w:rsidRPr="00DD0640" w:rsidRDefault="003F6DE8" w:rsidP="00606989">
            <w:pPr>
              <w:spacing w:line="360" w:lineRule="auto"/>
              <w:rPr>
                <w:rFonts w:eastAsia="SimSun" w:cs="Times New Roman"/>
                <w:sz w:val="20"/>
                <w:lang w:val="en-US"/>
              </w:rPr>
            </w:pPr>
            <w:proofErr w:type="spellStart"/>
            <w:r>
              <w:rPr>
                <w:rFonts w:eastAsia="SimSun" w:cs="Times New Roman"/>
                <w:sz w:val="20"/>
                <w:lang w:val="en-US"/>
              </w:rPr>
              <w:t>question_id</w:t>
            </w:r>
            <w:proofErr w:type="spellEnd"/>
          </w:p>
        </w:tc>
        <w:tc>
          <w:tcPr>
            <w:tcW w:w="1765" w:type="dxa"/>
          </w:tcPr>
          <w:p w14:paraId="798F7E50" w14:textId="03F8B399" w:rsidR="003F6DE8" w:rsidRPr="00DD0640" w:rsidRDefault="00D6679C" w:rsidP="00606989">
            <w:pPr>
              <w:spacing w:line="360" w:lineRule="auto"/>
              <w:rPr>
                <w:rFonts w:eastAsia="SimSun" w:cs="Times New Roman"/>
                <w:sz w:val="20"/>
                <w:lang w:val="en-US"/>
              </w:rPr>
            </w:pPr>
            <w:r>
              <w:rPr>
                <w:rFonts w:eastAsia="SimSun" w:cs="Times New Roman"/>
                <w:sz w:val="20"/>
                <w:lang w:val="en-US"/>
              </w:rPr>
              <w:t>Question</w:t>
            </w:r>
          </w:p>
        </w:tc>
        <w:tc>
          <w:tcPr>
            <w:tcW w:w="2113" w:type="dxa"/>
          </w:tcPr>
          <w:p w14:paraId="10EDC49E" w14:textId="3EB873A5" w:rsidR="003F6DE8" w:rsidRPr="00DD0640" w:rsidRDefault="003F6DE8" w:rsidP="00606989">
            <w:pPr>
              <w:spacing w:line="360" w:lineRule="auto"/>
              <w:rPr>
                <w:rFonts w:eastAsia="SimSun" w:cs="Times New Roman"/>
                <w:sz w:val="20"/>
                <w:lang w:val="en-US"/>
              </w:rPr>
            </w:pPr>
            <w:r>
              <w:rPr>
                <w:rFonts w:eastAsia="SimSun" w:cs="Times New Roman"/>
                <w:sz w:val="20"/>
                <w:lang w:val="en-US"/>
              </w:rPr>
              <w:t>6</w:t>
            </w:r>
          </w:p>
        </w:tc>
        <w:tc>
          <w:tcPr>
            <w:tcW w:w="2643" w:type="dxa"/>
          </w:tcPr>
          <w:p w14:paraId="0C9C9720" w14:textId="1E938192" w:rsidR="003F6DE8" w:rsidRPr="003317F8" w:rsidRDefault="003F6DE8" w:rsidP="00606989">
            <w:pPr>
              <w:spacing w:line="360" w:lineRule="auto"/>
              <w:rPr>
                <w:rFonts w:eastAsia="SimSun" w:cs="Times New Roman"/>
                <w:sz w:val="14"/>
                <w:szCs w:val="14"/>
                <w:lang w:val="en-US"/>
              </w:rPr>
            </w:pPr>
            <w:r>
              <w:rPr>
                <w:rFonts w:eastAsia="SimSun" w:cs="Times New Roman"/>
                <w:sz w:val="14"/>
                <w:szCs w:val="14"/>
                <w:lang w:val="en-US"/>
              </w:rPr>
              <w:t>Foreign key that Links answer to its respective question</w:t>
            </w:r>
            <w:r w:rsidR="006B5B44">
              <w:rPr>
                <w:rFonts w:eastAsia="SimSun" w:cs="Times New Roman"/>
                <w:sz w:val="14"/>
                <w:szCs w:val="14"/>
                <w:lang w:val="en-US"/>
              </w:rPr>
              <w:t>, ensures that answers are linked to the correct question</w:t>
            </w:r>
          </w:p>
        </w:tc>
      </w:tr>
      <w:tr w:rsidR="003F6DE8" w:rsidRPr="00DD0640" w14:paraId="682E726B" w14:textId="77777777" w:rsidTr="003F026C">
        <w:trPr>
          <w:jc w:val="center"/>
        </w:trPr>
        <w:tc>
          <w:tcPr>
            <w:tcW w:w="2496" w:type="dxa"/>
          </w:tcPr>
          <w:p w14:paraId="360F3978" w14:textId="12D8796D" w:rsidR="003F6DE8" w:rsidRPr="00DD0640" w:rsidRDefault="006B5B44" w:rsidP="00606989">
            <w:pPr>
              <w:spacing w:line="360" w:lineRule="auto"/>
              <w:rPr>
                <w:rFonts w:eastAsia="SimSun" w:cs="Times New Roman"/>
                <w:sz w:val="20"/>
                <w:lang w:val="en-US"/>
              </w:rPr>
            </w:pPr>
            <w:proofErr w:type="spellStart"/>
            <w:r>
              <w:rPr>
                <w:rFonts w:eastAsia="SimSun" w:cs="Times New Roman"/>
                <w:sz w:val="20"/>
                <w:lang w:val="en-US"/>
              </w:rPr>
              <w:t>user</w:t>
            </w:r>
            <w:r w:rsidR="003F6DE8">
              <w:rPr>
                <w:rFonts w:eastAsia="SimSun" w:cs="Times New Roman"/>
                <w:sz w:val="20"/>
                <w:lang w:val="en-US"/>
              </w:rPr>
              <w:t>_id</w:t>
            </w:r>
            <w:proofErr w:type="spellEnd"/>
          </w:p>
        </w:tc>
        <w:tc>
          <w:tcPr>
            <w:tcW w:w="1765" w:type="dxa"/>
          </w:tcPr>
          <w:p w14:paraId="011C8A23" w14:textId="511BCAE6" w:rsidR="003F6DE8" w:rsidRPr="00DD0640" w:rsidRDefault="006B5B44" w:rsidP="00606989">
            <w:pPr>
              <w:spacing w:line="360" w:lineRule="auto"/>
              <w:rPr>
                <w:rFonts w:eastAsia="SimSun" w:cs="Times New Roman"/>
                <w:sz w:val="20"/>
                <w:lang w:val="en-US"/>
              </w:rPr>
            </w:pPr>
            <w:r>
              <w:rPr>
                <w:rFonts w:eastAsia="SimSun" w:cs="Times New Roman"/>
                <w:sz w:val="20"/>
                <w:lang w:val="en-US"/>
              </w:rPr>
              <w:t>user</w:t>
            </w:r>
          </w:p>
        </w:tc>
        <w:tc>
          <w:tcPr>
            <w:tcW w:w="2113" w:type="dxa"/>
          </w:tcPr>
          <w:p w14:paraId="3EEC1684" w14:textId="4CB3D779" w:rsidR="003F6DE8" w:rsidRPr="00DD0640" w:rsidRDefault="006B5B44" w:rsidP="00606989">
            <w:pPr>
              <w:spacing w:line="360" w:lineRule="auto"/>
              <w:rPr>
                <w:rFonts w:eastAsia="SimSun" w:cs="Times New Roman"/>
                <w:sz w:val="20"/>
                <w:lang w:val="en-US"/>
              </w:rPr>
            </w:pPr>
            <w:r>
              <w:rPr>
                <w:rFonts w:eastAsia="SimSun" w:cs="Times New Roman"/>
                <w:sz w:val="20"/>
                <w:lang w:val="en-US"/>
              </w:rPr>
              <w:t>9</w:t>
            </w:r>
          </w:p>
        </w:tc>
        <w:tc>
          <w:tcPr>
            <w:tcW w:w="2643" w:type="dxa"/>
          </w:tcPr>
          <w:p w14:paraId="02288978" w14:textId="4B49CD97" w:rsidR="003F6DE8" w:rsidRPr="003B7078" w:rsidRDefault="003F6DE8" w:rsidP="00606989">
            <w:pPr>
              <w:spacing w:line="360" w:lineRule="auto"/>
              <w:rPr>
                <w:rFonts w:eastAsia="SimSun" w:cs="Times New Roman"/>
                <w:sz w:val="14"/>
                <w:szCs w:val="14"/>
                <w:lang w:val="en-US"/>
              </w:rPr>
            </w:pPr>
            <w:r>
              <w:rPr>
                <w:rFonts w:eastAsia="SimSun" w:cs="Times New Roman"/>
                <w:sz w:val="14"/>
                <w:szCs w:val="14"/>
                <w:lang w:val="en-US"/>
              </w:rPr>
              <w:t xml:space="preserve">Foreign key that links </w:t>
            </w:r>
            <w:r w:rsidR="006B5B44">
              <w:rPr>
                <w:rFonts w:eastAsia="SimSun" w:cs="Times New Roman"/>
                <w:sz w:val="14"/>
                <w:szCs w:val="14"/>
                <w:lang w:val="en-US"/>
              </w:rPr>
              <w:t>answer to the user that posted it, tracks user contribution and enables XP/seal point allocation</w:t>
            </w:r>
            <w:r>
              <w:rPr>
                <w:rFonts w:eastAsia="SimSun" w:cs="Times New Roman"/>
                <w:sz w:val="14"/>
                <w:szCs w:val="14"/>
                <w:lang w:val="en-US"/>
              </w:rPr>
              <w:t xml:space="preserve"> </w:t>
            </w:r>
          </w:p>
        </w:tc>
      </w:tr>
      <w:tr w:rsidR="003F6DE8" w:rsidRPr="00DD0640" w14:paraId="1F910FFB" w14:textId="77777777" w:rsidTr="003F026C">
        <w:trPr>
          <w:jc w:val="center"/>
        </w:trPr>
        <w:tc>
          <w:tcPr>
            <w:tcW w:w="2496" w:type="dxa"/>
          </w:tcPr>
          <w:p w14:paraId="58E86B0F" w14:textId="1210A072" w:rsidR="003F6DE8" w:rsidRPr="00DD0640" w:rsidRDefault="006B5B44" w:rsidP="00606989">
            <w:pPr>
              <w:spacing w:line="360" w:lineRule="auto"/>
              <w:rPr>
                <w:rFonts w:eastAsia="SimSun" w:cs="Times New Roman"/>
                <w:sz w:val="20"/>
                <w:lang w:val="en-US"/>
              </w:rPr>
            </w:pPr>
            <w:r>
              <w:rPr>
                <w:rFonts w:eastAsia="SimSun" w:cs="Times New Roman"/>
                <w:sz w:val="20"/>
                <w:lang w:val="en-US"/>
              </w:rPr>
              <w:t>content</w:t>
            </w:r>
          </w:p>
        </w:tc>
        <w:tc>
          <w:tcPr>
            <w:tcW w:w="1765" w:type="dxa"/>
          </w:tcPr>
          <w:p w14:paraId="675FF66A" w14:textId="77777777" w:rsidR="003F6DE8" w:rsidRPr="00DD0640" w:rsidRDefault="003F6DE8" w:rsidP="00606989">
            <w:pPr>
              <w:spacing w:line="360" w:lineRule="auto"/>
              <w:rPr>
                <w:rFonts w:eastAsia="SimSun" w:cs="Times New Roman"/>
                <w:sz w:val="20"/>
                <w:lang w:val="en-US"/>
              </w:rPr>
            </w:pPr>
            <w:r>
              <w:rPr>
                <w:rFonts w:eastAsia="SimSun" w:cs="Times New Roman"/>
                <w:sz w:val="20"/>
                <w:lang w:val="en-US"/>
              </w:rPr>
              <w:t>-</w:t>
            </w:r>
          </w:p>
        </w:tc>
        <w:tc>
          <w:tcPr>
            <w:tcW w:w="2113" w:type="dxa"/>
          </w:tcPr>
          <w:p w14:paraId="677D23C9" w14:textId="75050A96" w:rsidR="006B5B44" w:rsidRPr="00DD0640" w:rsidRDefault="006B5B44" w:rsidP="00606989">
            <w:pPr>
              <w:spacing w:line="360" w:lineRule="auto"/>
              <w:rPr>
                <w:rFonts w:eastAsia="SimSun" w:cs="Times New Roman"/>
                <w:sz w:val="20"/>
                <w:lang w:val="en-US"/>
              </w:rPr>
            </w:pPr>
            <w:r>
              <w:rPr>
                <w:rFonts w:eastAsia="SimSun" w:cs="Times New Roman"/>
                <w:sz w:val="20"/>
                <w:lang w:val="en-US"/>
              </w:rPr>
              <w:t>You can use a for loop like this:</w:t>
            </w:r>
            <w:r>
              <w:rPr>
                <w:rFonts w:eastAsia="SimSun" w:cs="Times New Roman"/>
                <w:sz w:val="20"/>
                <w:lang w:val="en-US"/>
              </w:rPr>
              <w:br/>
              <w:t xml:space="preserve">for I in </w:t>
            </w:r>
            <w:proofErr w:type="gramStart"/>
            <w:r>
              <w:rPr>
                <w:rFonts w:eastAsia="SimSun" w:cs="Times New Roman"/>
                <w:sz w:val="20"/>
                <w:lang w:val="en-US"/>
              </w:rPr>
              <w:t>range(</w:t>
            </w:r>
            <w:proofErr w:type="gramEnd"/>
            <w:r>
              <w:rPr>
                <w:rFonts w:eastAsia="SimSun" w:cs="Times New Roman"/>
                <w:sz w:val="20"/>
                <w:lang w:val="en-US"/>
              </w:rPr>
              <w:t>10): …</w:t>
            </w:r>
          </w:p>
        </w:tc>
        <w:tc>
          <w:tcPr>
            <w:tcW w:w="2643" w:type="dxa"/>
          </w:tcPr>
          <w:p w14:paraId="46D2C9B5" w14:textId="264C50DC" w:rsidR="003F6DE8" w:rsidRPr="003B7078" w:rsidRDefault="003F6DE8" w:rsidP="00606989">
            <w:pPr>
              <w:spacing w:line="360" w:lineRule="auto"/>
              <w:rPr>
                <w:rFonts w:eastAsia="SimSun" w:cs="Times New Roman"/>
                <w:sz w:val="14"/>
                <w:szCs w:val="14"/>
                <w:lang w:val="en-US"/>
              </w:rPr>
            </w:pPr>
            <w:r>
              <w:rPr>
                <w:rFonts w:eastAsia="SimSun" w:cs="Times New Roman"/>
                <w:sz w:val="14"/>
                <w:szCs w:val="14"/>
                <w:lang w:val="en-US"/>
              </w:rPr>
              <w:t xml:space="preserve">Stores the </w:t>
            </w:r>
            <w:r w:rsidR="006B5B44">
              <w:rPr>
                <w:rFonts w:eastAsia="SimSun" w:cs="Times New Roman"/>
                <w:sz w:val="14"/>
                <w:szCs w:val="14"/>
                <w:lang w:val="en-US"/>
              </w:rPr>
              <w:t>answer content which contains the helpful information that students are looking for.</w:t>
            </w:r>
          </w:p>
        </w:tc>
      </w:tr>
      <w:tr w:rsidR="003F6DE8" w:rsidRPr="00DD0640" w14:paraId="498EA89B" w14:textId="77777777" w:rsidTr="003F026C">
        <w:trPr>
          <w:jc w:val="center"/>
        </w:trPr>
        <w:tc>
          <w:tcPr>
            <w:tcW w:w="2496" w:type="dxa"/>
          </w:tcPr>
          <w:p w14:paraId="7F9D88EB" w14:textId="3EB41BCE" w:rsidR="003F6DE8" w:rsidRDefault="006B5B44" w:rsidP="00606989">
            <w:pPr>
              <w:spacing w:line="360" w:lineRule="auto"/>
              <w:rPr>
                <w:rFonts w:eastAsia="SimSun" w:cs="Times New Roman"/>
                <w:sz w:val="20"/>
                <w:lang w:val="en-US"/>
              </w:rPr>
            </w:pPr>
            <w:proofErr w:type="spellStart"/>
            <w:r>
              <w:rPr>
                <w:rFonts w:eastAsia="SimSun" w:cs="Times New Roman"/>
                <w:sz w:val="20"/>
                <w:lang w:val="en-US"/>
              </w:rPr>
              <w:t>Posted_time</w:t>
            </w:r>
            <w:proofErr w:type="spellEnd"/>
          </w:p>
        </w:tc>
        <w:tc>
          <w:tcPr>
            <w:tcW w:w="1765" w:type="dxa"/>
          </w:tcPr>
          <w:p w14:paraId="599AAE09" w14:textId="77777777" w:rsidR="003F6DE8" w:rsidRDefault="003F6DE8" w:rsidP="00606989">
            <w:pPr>
              <w:spacing w:line="360" w:lineRule="auto"/>
              <w:rPr>
                <w:rFonts w:eastAsia="SimSun" w:cs="Times New Roman"/>
                <w:sz w:val="20"/>
                <w:lang w:val="en-US"/>
              </w:rPr>
            </w:pPr>
            <w:r>
              <w:rPr>
                <w:rFonts w:eastAsia="SimSun" w:cs="Times New Roman"/>
                <w:sz w:val="20"/>
                <w:lang w:val="en-US"/>
              </w:rPr>
              <w:t>-</w:t>
            </w:r>
          </w:p>
        </w:tc>
        <w:tc>
          <w:tcPr>
            <w:tcW w:w="2113" w:type="dxa"/>
          </w:tcPr>
          <w:p w14:paraId="1E13631E" w14:textId="282514B0" w:rsidR="003F6DE8" w:rsidRDefault="003F6DE8" w:rsidP="00606989">
            <w:pPr>
              <w:spacing w:line="360" w:lineRule="auto"/>
              <w:rPr>
                <w:rFonts w:eastAsia="SimSun" w:cs="Times New Roman"/>
                <w:sz w:val="20"/>
                <w:lang w:val="en-US"/>
              </w:rPr>
            </w:pPr>
            <w:r>
              <w:rPr>
                <w:rFonts w:eastAsia="SimSun" w:cs="Times New Roman"/>
                <w:sz w:val="20"/>
                <w:lang w:val="en-US"/>
              </w:rPr>
              <w:t>2025-11-</w:t>
            </w:r>
            <w:r w:rsidR="006B5B44">
              <w:rPr>
                <w:rFonts w:eastAsia="SimSun" w:cs="Times New Roman"/>
                <w:sz w:val="20"/>
                <w:lang w:val="en-US"/>
              </w:rPr>
              <w:t>10 09:30:56</w:t>
            </w:r>
          </w:p>
        </w:tc>
        <w:tc>
          <w:tcPr>
            <w:tcW w:w="2643" w:type="dxa"/>
          </w:tcPr>
          <w:p w14:paraId="68CE3330" w14:textId="1906BFCF" w:rsidR="003F6DE8" w:rsidRDefault="003F6DE8" w:rsidP="00606989">
            <w:pPr>
              <w:spacing w:line="360" w:lineRule="auto"/>
              <w:rPr>
                <w:rFonts w:eastAsia="SimSun" w:cs="Times New Roman"/>
                <w:sz w:val="14"/>
                <w:szCs w:val="14"/>
                <w:lang w:val="en-US"/>
              </w:rPr>
            </w:pPr>
            <w:r>
              <w:rPr>
                <w:rFonts w:eastAsia="SimSun" w:cs="Times New Roman"/>
                <w:sz w:val="14"/>
                <w:szCs w:val="14"/>
                <w:lang w:val="en-US"/>
              </w:rPr>
              <w:t xml:space="preserve">Timestamp for when the </w:t>
            </w:r>
            <w:r w:rsidR="006B5B44">
              <w:rPr>
                <w:rFonts w:eastAsia="SimSun" w:cs="Times New Roman"/>
                <w:sz w:val="14"/>
                <w:szCs w:val="14"/>
                <w:lang w:val="en-US"/>
              </w:rPr>
              <w:t>answer</w:t>
            </w:r>
            <w:r>
              <w:rPr>
                <w:rFonts w:eastAsia="SimSun" w:cs="Times New Roman"/>
                <w:sz w:val="14"/>
                <w:szCs w:val="14"/>
                <w:lang w:val="en-US"/>
              </w:rPr>
              <w:t xml:space="preserve"> was posted, allows for sorting by recency.</w:t>
            </w:r>
          </w:p>
        </w:tc>
      </w:tr>
    </w:tbl>
    <w:p w14:paraId="00E718EE" w14:textId="77777777" w:rsidR="003F6DE8" w:rsidRDefault="003F6DE8" w:rsidP="003F6DE8">
      <w:pPr>
        <w:spacing w:line="360" w:lineRule="auto"/>
        <w:jc w:val="both"/>
        <w:rPr>
          <w:rFonts w:eastAsia="SimSun" w:cs="Times New Roman"/>
          <w:sz w:val="22"/>
          <w:szCs w:val="22"/>
          <w:lang w:val="en-US"/>
        </w:rPr>
      </w:pPr>
    </w:p>
    <w:p w14:paraId="589A0217" w14:textId="77777777" w:rsidR="003F6DE8" w:rsidRDefault="003F6DE8" w:rsidP="009806DA">
      <w:pPr>
        <w:spacing w:line="360" w:lineRule="auto"/>
        <w:jc w:val="both"/>
        <w:rPr>
          <w:rFonts w:eastAsia="SimSun" w:cs="Times New Roman"/>
          <w:sz w:val="22"/>
          <w:szCs w:val="22"/>
          <w:lang w:val="en-US"/>
        </w:rPr>
      </w:pPr>
    </w:p>
    <w:p w14:paraId="470CEB0C" w14:textId="77777777" w:rsidR="009806DA" w:rsidRDefault="009806DA">
      <w:pPr>
        <w:spacing w:after="160" w:line="259" w:lineRule="auto"/>
        <w:rPr>
          <w:rFonts w:ascii="Times" w:eastAsiaTheme="majorEastAsia" w:hAnsi="Times" w:cstheme="majorBidi"/>
          <w:b/>
          <w:color w:val="000000" w:themeColor="text1"/>
          <w:sz w:val="32"/>
          <w:szCs w:val="32"/>
        </w:rPr>
      </w:pPr>
    </w:p>
    <w:p w14:paraId="733E048B" w14:textId="77777777" w:rsidR="003E1B40" w:rsidRDefault="003E1B40">
      <w:pPr>
        <w:spacing w:after="160" w:line="259" w:lineRule="auto"/>
        <w:rPr>
          <w:rFonts w:ascii="Times" w:eastAsiaTheme="majorEastAsia" w:hAnsi="Times" w:cstheme="majorBidi"/>
          <w:b/>
          <w:color w:val="000000" w:themeColor="text1"/>
          <w:sz w:val="32"/>
          <w:szCs w:val="32"/>
        </w:rPr>
      </w:pPr>
    </w:p>
    <w:p w14:paraId="369AC451" w14:textId="4AB76B6E" w:rsidR="000C7EA3" w:rsidRPr="006875A9" w:rsidRDefault="000C7EA3" w:rsidP="000C7EA3">
      <w:pPr>
        <w:pStyle w:val="Heading2"/>
      </w:pPr>
      <w:r>
        <w:t xml:space="preserve">Section </w:t>
      </w:r>
      <w:r w:rsidR="006F200E">
        <w:t>E:</w:t>
      </w:r>
      <w:r>
        <w:t xml:space="preserve"> ERD</w:t>
      </w:r>
      <w:r w:rsidR="008F0DAF">
        <w:t xml:space="preserve"> and Relationships </w:t>
      </w:r>
      <w:r>
        <w:t>(</w:t>
      </w:r>
      <w:r w:rsidR="003F0B9F">
        <w:t>1</w:t>
      </w:r>
      <w:r w:rsidR="00640A37">
        <w:t>0</w:t>
      </w:r>
      <w:r>
        <w:t>%)</w:t>
      </w:r>
      <w:bookmarkEnd w:id="10"/>
    </w:p>
    <w:p w14:paraId="3EBF3667" w14:textId="0A12B06C" w:rsidR="00381757" w:rsidRPr="00381757" w:rsidRDefault="00381757" w:rsidP="00B43E4B">
      <w:pPr>
        <w:rPr>
          <w:rFonts w:ascii="Palatino Linotype" w:eastAsia="SimSun" w:hAnsi="Palatino Linotype"/>
          <w:bCs/>
          <w:lang w:eastAsia="zh-CN"/>
        </w:rPr>
      </w:pPr>
      <w:bookmarkStart w:id="11" w:name="_Hlk147702539"/>
      <w:r w:rsidRPr="00381757">
        <w:rPr>
          <w:rFonts w:ascii="Palatino Linotype" w:eastAsia="SimSun" w:hAnsi="Palatino Linotype"/>
          <w:bCs/>
          <w:lang w:eastAsia="zh-CN"/>
        </w:rPr>
        <w:t xml:space="preserve">Paste a screenshot of your Entity-Relationship Diagram in this section. </w:t>
      </w:r>
    </w:p>
    <w:p w14:paraId="4896E994" w14:textId="3F7CB697" w:rsidR="00381757" w:rsidRPr="00381757" w:rsidRDefault="00381757" w:rsidP="2B0B3165">
      <w:pPr>
        <w:rPr>
          <w:rFonts w:ascii="Palatino Linotype" w:eastAsia="SimSun" w:hAnsi="Palatino Linotype"/>
          <w:lang w:eastAsia="zh-CN"/>
        </w:rPr>
      </w:pPr>
      <w:r w:rsidRPr="2B0B3165">
        <w:rPr>
          <w:rFonts w:ascii="Palatino Linotype" w:eastAsia="SimSun" w:hAnsi="Palatino Linotype"/>
          <w:lang w:eastAsia="zh-CN"/>
        </w:rPr>
        <w:t xml:space="preserve">Please make your screenshot image are sharp and clearly shown all the </w:t>
      </w:r>
      <w:r w:rsidR="003F32F0" w:rsidRPr="2B0B3165">
        <w:rPr>
          <w:rFonts w:ascii="Palatino Linotype" w:eastAsia="SimSun" w:hAnsi="Palatino Linotype"/>
          <w:lang w:eastAsia="zh-CN"/>
        </w:rPr>
        <w:t>attributes</w:t>
      </w:r>
      <w:r w:rsidRPr="2B0B3165">
        <w:rPr>
          <w:rFonts w:ascii="Palatino Linotype" w:eastAsia="SimSun" w:hAnsi="Palatino Linotype"/>
          <w:lang w:eastAsia="zh-CN"/>
        </w:rPr>
        <w:t xml:space="preserve"> and their data type for each entity.</w:t>
      </w:r>
    </w:p>
    <w:bookmarkEnd w:id="11"/>
    <w:p w14:paraId="229B338E" w14:textId="00195611" w:rsidR="00A82A96" w:rsidRDefault="00B31323" w:rsidP="00381757">
      <w:pPr>
        <w:spacing w:after="200" w:line="276" w:lineRule="auto"/>
        <w:rPr>
          <w:rFonts w:eastAsia="SimSun"/>
          <w:sz w:val="22"/>
          <w:szCs w:val="22"/>
          <w:lang w:val="en-SG"/>
        </w:rPr>
      </w:pPr>
      <w:r w:rsidRPr="00B31323">
        <w:rPr>
          <w:rFonts w:eastAsia="SimSun"/>
          <w:sz w:val="22"/>
          <w:szCs w:val="22"/>
          <w:lang w:val="en-SG"/>
        </w:rPr>
        <w:lastRenderedPageBreak/>
        <w:drawing>
          <wp:inline distT="0" distB="0" distL="0" distR="0" wp14:anchorId="6707715C" wp14:editId="04D214F0">
            <wp:extent cx="5732145" cy="3617595"/>
            <wp:effectExtent l="0" t="0" r="1905" b="1905"/>
            <wp:docPr id="173292150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1500" name="Picture 1" descr="A computer screen shot of a computer&#10;&#10;AI-generated content may be incorrect."/>
                    <pic:cNvPicPr/>
                  </pic:nvPicPr>
                  <pic:blipFill>
                    <a:blip r:embed="rId28"/>
                    <a:stretch>
                      <a:fillRect/>
                    </a:stretch>
                  </pic:blipFill>
                  <pic:spPr>
                    <a:xfrm>
                      <a:off x="0" y="0"/>
                      <a:ext cx="5732145" cy="3617595"/>
                    </a:xfrm>
                    <a:prstGeom prst="rect">
                      <a:avLst/>
                    </a:prstGeom>
                  </pic:spPr>
                </pic:pic>
              </a:graphicData>
            </a:graphic>
          </wp:inline>
        </w:drawing>
      </w:r>
    </w:p>
    <w:p w14:paraId="12B4B8AF" w14:textId="321294C3" w:rsidR="00381757" w:rsidRPr="00381757" w:rsidRDefault="00174CCA" w:rsidP="00381757">
      <w:pPr>
        <w:spacing w:after="200" w:line="276" w:lineRule="auto"/>
        <w:rPr>
          <w:rFonts w:eastAsia="SimSun"/>
          <w:sz w:val="22"/>
          <w:szCs w:val="22"/>
          <w:lang w:val="en-SG"/>
        </w:rPr>
      </w:pPr>
      <w:r>
        <w:rPr>
          <w:rFonts w:eastAsia="SimSun"/>
          <w:sz w:val="22"/>
          <w:szCs w:val="22"/>
          <w:lang w:val="en-SG"/>
        </w:rPr>
        <w:t xml:space="preserve"> </w:t>
      </w:r>
    </w:p>
    <w:p w14:paraId="7CB5DFB9" w14:textId="42BEAD94" w:rsidR="00EF13F7" w:rsidRPr="00AA6578" w:rsidRDefault="00EF13F7" w:rsidP="00EF13F7">
      <w:pPr>
        <w:rPr>
          <w:rFonts w:ascii="Palatino Linotype" w:eastAsia="SimSun" w:hAnsi="Palatino Linotype"/>
          <w:bCs/>
          <w:lang w:eastAsia="zh-CN"/>
        </w:rPr>
      </w:pPr>
      <w:r w:rsidRPr="00AA6578">
        <w:rPr>
          <w:rFonts w:ascii="Palatino Linotype" w:eastAsia="SimSun" w:hAnsi="Palatino Linotype"/>
          <w:bCs/>
          <w:lang w:eastAsia="zh-CN"/>
        </w:rPr>
        <w:t xml:space="preserve">For each relationship, </w:t>
      </w:r>
      <w:r w:rsidR="00891C4F">
        <w:rPr>
          <w:rFonts w:ascii="Palatino Linotype" w:eastAsia="SimSun" w:hAnsi="Palatino Linotype"/>
          <w:bCs/>
          <w:lang w:eastAsia="zh-CN"/>
        </w:rPr>
        <w:t xml:space="preserve">identify the entities involved and </w:t>
      </w:r>
      <w:r w:rsidRPr="00AA6578">
        <w:rPr>
          <w:rFonts w:ascii="Palatino Linotype" w:eastAsia="SimSun" w:hAnsi="Palatino Linotype"/>
          <w:bCs/>
          <w:lang w:eastAsia="zh-CN"/>
        </w:rPr>
        <w:t xml:space="preserve">explain clearly the rationale of </w:t>
      </w:r>
      <w:r w:rsidR="00891C4F">
        <w:rPr>
          <w:rFonts w:ascii="Palatino Linotype" w:eastAsia="SimSun" w:hAnsi="Palatino Linotype"/>
          <w:bCs/>
          <w:lang w:eastAsia="zh-CN"/>
        </w:rPr>
        <w:t xml:space="preserve">the relationship </w:t>
      </w:r>
      <w:r w:rsidRPr="00AA6578">
        <w:rPr>
          <w:rFonts w:ascii="Palatino Linotype" w:eastAsia="SimSun" w:hAnsi="Palatino Linotype"/>
          <w:bCs/>
          <w:lang w:eastAsia="zh-CN"/>
        </w:rPr>
        <w:t xml:space="preserve">in terms of meeting the requirements of the proposed online website in Task 1 </w:t>
      </w:r>
    </w:p>
    <w:p w14:paraId="3E4D31B5" w14:textId="77777777" w:rsidR="007C49CA" w:rsidRDefault="007C49CA" w:rsidP="000C7EA3">
      <w:pPr>
        <w:spacing w:after="160" w:line="259" w:lineRule="auto"/>
        <w:rPr>
          <w:rFonts w:ascii="Palatino Linotype" w:eastAsia="SimSun" w:hAnsi="Palatino Linotype"/>
          <w:bCs/>
          <w:lang w:eastAsia="zh-CN"/>
        </w:rPr>
      </w:pPr>
    </w:p>
    <w:tbl>
      <w:tblPr>
        <w:tblStyle w:val="TableGrid"/>
        <w:tblW w:w="0" w:type="auto"/>
        <w:tblLook w:val="04A0" w:firstRow="1" w:lastRow="0" w:firstColumn="1" w:lastColumn="0" w:noHBand="0" w:noVBand="1"/>
      </w:tblPr>
      <w:tblGrid>
        <w:gridCol w:w="1696"/>
        <w:gridCol w:w="1701"/>
        <w:gridCol w:w="2127"/>
        <w:gridCol w:w="3493"/>
      </w:tblGrid>
      <w:tr w:rsidR="00EF13F7" w14:paraId="2815216B" w14:textId="77777777" w:rsidTr="00EF13F7">
        <w:tc>
          <w:tcPr>
            <w:tcW w:w="1696" w:type="dxa"/>
          </w:tcPr>
          <w:p w14:paraId="179A400F" w14:textId="21DABFBE"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Entity 1</w:t>
            </w:r>
          </w:p>
        </w:tc>
        <w:tc>
          <w:tcPr>
            <w:tcW w:w="1701" w:type="dxa"/>
          </w:tcPr>
          <w:p w14:paraId="139832A1" w14:textId="0432786D"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Entity 2</w:t>
            </w:r>
          </w:p>
        </w:tc>
        <w:tc>
          <w:tcPr>
            <w:tcW w:w="2127" w:type="dxa"/>
          </w:tcPr>
          <w:p w14:paraId="50DB0049" w14:textId="5E06E2CA"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Relationship</w:t>
            </w:r>
          </w:p>
        </w:tc>
        <w:tc>
          <w:tcPr>
            <w:tcW w:w="3493" w:type="dxa"/>
          </w:tcPr>
          <w:p w14:paraId="7CA6DA64" w14:textId="2D06B36B" w:rsidR="00EF13F7" w:rsidRPr="00EF13F7" w:rsidRDefault="00EF13F7" w:rsidP="000C7EA3">
            <w:pPr>
              <w:spacing w:after="160" w:line="259" w:lineRule="auto"/>
              <w:rPr>
                <w:rFonts w:ascii="Palatino Linotype" w:eastAsia="SimSun" w:hAnsi="Palatino Linotype"/>
                <w:b/>
                <w:lang w:eastAsia="zh-CN"/>
              </w:rPr>
            </w:pPr>
            <w:r w:rsidRPr="00EF13F7">
              <w:rPr>
                <w:rFonts w:ascii="Palatino Linotype" w:eastAsia="SimSun" w:hAnsi="Palatino Linotype"/>
                <w:b/>
                <w:lang w:eastAsia="zh-CN"/>
              </w:rPr>
              <w:t>Justification</w:t>
            </w:r>
          </w:p>
        </w:tc>
      </w:tr>
      <w:tr w:rsidR="00EF13F7" w14:paraId="31AF0C28" w14:textId="77777777" w:rsidTr="00EF13F7">
        <w:tc>
          <w:tcPr>
            <w:tcW w:w="1696" w:type="dxa"/>
          </w:tcPr>
          <w:p w14:paraId="4DAFDFB6" w14:textId="2B9AD02C"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user</w:t>
            </w:r>
          </w:p>
        </w:tc>
        <w:tc>
          <w:tcPr>
            <w:tcW w:w="1701" w:type="dxa"/>
          </w:tcPr>
          <w:p w14:paraId="6F261AC9" w14:textId="2BA0DD0B"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vote</w:t>
            </w:r>
          </w:p>
        </w:tc>
        <w:tc>
          <w:tcPr>
            <w:tcW w:w="2127" w:type="dxa"/>
          </w:tcPr>
          <w:p w14:paraId="23DE90C6" w14:textId="48237C1D"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to many </w:t>
            </w:r>
          </w:p>
        </w:tc>
        <w:tc>
          <w:tcPr>
            <w:tcW w:w="3493" w:type="dxa"/>
          </w:tcPr>
          <w:p w14:paraId="2C64CA3B" w14:textId="672B79C8"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user can cast multiple votes on different answers, but each vote can only be made by one user. This prevents duplicate voting by tracking which user made what vote</w:t>
            </w:r>
          </w:p>
        </w:tc>
      </w:tr>
      <w:tr w:rsidR="00EF13F7" w14:paraId="703C4091" w14:textId="77777777" w:rsidTr="00EF13F7">
        <w:tc>
          <w:tcPr>
            <w:tcW w:w="1696" w:type="dxa"/>
          </w:tcPr>
          <w:p w14:paraId="23722264" w14:textId="586F4B9A"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user</w:t>
            </w:r>
          </w:p>
        </w:tc>
        <w:tc>
          <w:tcPr>
            <w:tcW w:w="1701" w:type="dxa"/>
          </w:tcPr>
          <w:p w14:paraId="6C9E1138" w14:textId="21A86D11"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level</w:t>
            </w:r>
          </w:p>
        </w:tc>
        <w:tc>
          <w:tcPr>
            <w:tcW w:w="2127" w:type="dxa"/>
          </w:tcPr>
          <w:p w14:paraId="070788B5" w14:textId="12E3FE03"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Many to one</w:t>
            </w:r>
          </w:p>
        </w:tc>
        <w:tc>
          <w:tcPr>
            <w:tcW w:w="3493" w:type="dxa"/>
          </w:tcPr>
          <w:p w14:paraId="471448DE" w14:textId="33268B18" w:rsidR="00EF13F7"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Many users can be the same level, but a user can only be at one level at a time. This allows the system to check user progression and display their level information on their profile page correctly.</w:t>
            </w:r>
          </w:p>
        </w:tc>
      </w:tr>
      <w:tr w:rsidR="00174CCA" w14:paraId="203A87E9" w14:textId="77777777" w:rsidTr="00EF13F7">
        <w:tc>
          <w:tcPr>
            <w:tcW w:w="1696" w:type="dxa"/>
          </w:tcPr>
          <w:p w14:paraId="4DCDB00F" w14:textId="30950097" w:rsidR="00174CCA" w:rsidRDefault="00174CCA"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lastRenderedPageBreak/>
              <w:t>user</w:t>
            </w:r>
          </w:p>
        </w:tc>
        <w:tc>
          <w:tcPr>
            <w:tcW w:w="1701" w:type="dxa"/>
          </w:tcPr>
          <w:p w14:paraId="66E80E62" w14:textId="25E2BD2D" w:rsidR="00174CCA" w:rsidRDefault="00D6679C"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Answer</w:t>
            </w:r>
          </w:p>
        </w:tc>
        <w:tc>
          <w:tcPr>
            <w:tcW w:w="2127" w:type="dxa"/>
          </w:tcPr>
          <w:p w14:paraId="6F7CA4C2" w14:textId="73963854" w:rsidR="00174CCA" w:rsidRDefault="00E43507"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1BC99A8B" w14:textId="1457BCC1" w:rsidR="00174CCA" w:rsidRDefault="00E43507"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A user can provide multiple </w:t>
            </w:r>
            <w:proofErr w:type="gramStart"/>
            <w:r>
              <w:rPr>
                <w:rFonts w:ascii="Palatino Linotype" w:eastAsia="SimSun" w:hAnsi="Palatino Linotype"/>
                <w:bCs/>
                <w:lang w:eastAsia="zh-CN"/>
              </w:rPr>
              <w:t>answers</w:t>
            </w:r>
            <w:proofErr w:type="gramEnd"/>
            <w:r>
              <w:rPr>
                <w:rFonts w:ascii="Palatino Linotype" w:eastAsia="SimSun" w:hAnsi="Palatino Linotype"/>
                <w:bCs/>
                <w:lang w:eastAsia="zh-CN"/>
              </w:rPr>
              <w:t xml:space="preserve"> but each answer only belongs to one user. This helps with proper allocation of seal points/</w:t>
            </w:r>
            <w:proofErr w:type="spellStart"/>
            <w:r>
              <w:rPr>
                <w:rFonts w:ascii="Palatino Linotype" w:eastAsia="SimSun" w:hAnsi="Palatino Linotype"/>
                <w:bCs/>
                <w:lang w:eastAsia="zh-CN"/>
              </w:rPr>
              <w:t>xp</w:t>
            </w:r>
            <w:proofErr w:type="spellEnd"/>
            <w:r>
              <w:rPr>
                <w:rFonts w:ascii="Palatino Linotype" w:eastAsia="SimSun" w:hAnsi="Palatino Linotype"/>
                <w:bCs/>
                <w:lang w:eastAsia="zh-CN"/>
              </w:rPr>
              <w:t xml:space="preserve"> to the correct student that provided the helpful response. </w:t>
            </w:r>
          </w:p>
        </w:tc>
      </w:tr>
      <w:tr w:rsidR="00785582" w14:paraId="32C80327" w14:textId="77777777" w:rsidTr="00EF13F7">
        <w:tc>
          <w:tcPr>
            <w:tcW w:w="1696" w:type="dxa"/>
          </w:tcPr>
          <w:p w14:paraId="28109EB1" w14:textId="763DE4A6" w:rsidR="00785582" w:rsidRDefault="00785582"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user</w:t>
            </w:r>
          </w:p>
        </w:tc>
        <w:tc>
          <w:tcPr>
            <w:tcW w:w="1701" w:type="dxa"/>
          </w:tcPr>
          <w:p w14:paraId="20A4B1C3" w14:textId="625F56FB" w:rsidR="00785582" w:rsidRDefault="00B31323"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question</w:t>
            </w:r>
          </w:p>
        </w:tc>
        <w:tc>
          <w:tcPr>
            <w:tcW w:w="2127" w:type="dxa"/>
          </w:tcPr>
          <w:p w14:paraId="694447ED" w14:textId="2F5C07BC" w:rsidR="00785582" w:rsidRDefault="00785582"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to many </w:t>
            </w:r>
          </w:p>
        </w:tc>
        <w:tc>
          <w:tcPr>
            <w:tcW w:w="3493" w:type="dxa"/>
          </w:tcPr>
          <w:p w14:paraId="7B8830E0" w14:textId="7787A51B" w:rsidR="00785582" w:rsidRDefault="00785582"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A user can post multiple different </w:t>
            </w:r>
            <w:proofErr w:type="gramStart"/>
            <w:r>
              <w:rPr>
                <w:rFonts w:ascii="Palatino Linotype" w:eastAsia="SimSun" w:hAnsi="Palatino Linotype"/>
                <w:bCs/>
                <w:lang w:eastAsia="zh-CN"/>
              </w:rPr>
              <w:t>questions</w:t>
            </w:r>
            <w:proofErr w:type="gramEnd"/>
            <w:r>
              <w:rPr>
                <w:rFonts w:ascii="Palatino Linotype" w:eastAsia="SimSun" w:hAnsi="Palatino Linotype"/>
                <w:bCs/>
                <w:lang w:eastAsia="zh-CN"/>
              </w:rPr>
              <w:t xml:space="preserve"> but each question can only belong to one user. This helps tracks which student posted what question</w:t>
            </w:r>
            <w:r w:rsidR="006A4BA0">
              <w:rPr>
                <w:rFonts w:ascii="Palatino Linotype" w:eastAsia="SimSun" w:hAnsi="Palatino Linotype"/>
                <w:bCs/>
                <w:lang w:eastAsia="zh-CN"/>
              </w:rPr>
              <w:t>.</w:t>
            </w:r>
          </w:p>
        </w:tc>
      </w:tr>
      <w:tr w:rsidR="00785582" w14:paraId="2886C293" w14:textId="77777777" w:rsidTr="00EF13F7">
        <w:tc>
          <w:tcPr>
            <w:tcW w:w="1696" w:type="dxa"/>
          </w:tcPr>
          <w:p w14:paraId="58AC77ED" w14:textId="485F0952" w:rsidR="00785582" w:rsidRDefault="006A4BA0"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Subject </w:t>
            </w:r>
          </w:p>
        </w:tc>
        <w:tc>
          <w:tcPr>
            <w:tcW w:w="1701" w:type="dxa"/>
          </w:tcPr>
          <w:p w14:paraId="6B819CD5" w14:textId="2ABE1B94" w:rsidR="00785582" w:rsidRDefault="00D6679C"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Question</w:t>
            </w:r>
            <w:r w:rsidR="006A4BA0">
              <w:rPr>
                <w:rFonts w:ascii="Palatino Linotype" w:eastAsia="SimSun" w:hAnsi="Palatino Linotype"/>
                <w:bCs/>
                <w:lang w:eastAsia="zh-CN"/>
              </w:rPr>
              <w:t xml:space="preserve"> </w:t>
            </w:r>
          </w:p>
        </w:tc>
        <w:tc>
          <w:tcPr>
            <w:tcW w:w="2127" w:type="dxa"/>
          </w:tcPr>
          <w:p w14:paraId="666A7A22" w14:textId="09675E43" w:rsidR="00785582" w:rsidRDefault="006A4BA0"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1DDC53C7" w14:textId="0B9FE12E" w:rsidR="00785582" w:rsidRDefault="006A4BA0"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question can only be linked to one </w:t>
            </w:r>
            <w:proofErr w:type="gramStart"/>
            <w:r>
              <w:rPr>
                <w:rFonts w:ascii="Palatino Linotype" w:eastAsia="SimSun" w:hAnsi="Palatino Linotype"/>
                <w:bCs/>
                <w:lang w:eastAsia="zh-CN"/>
              </w:rPr>
              <w:t>subject</w:t>
            </w:r>
            <w:proofErr w:type="gramEnd"/>
            <w:r>
              <w:rPr>
                <w:rFonts w:ascii="Palatino Linotype" w:eastAsia="SimSun" w:hAnsi="Palatino Linotype"/>
                <w:bCs/>
                <w:lang w:eastAsia="zh-CN"/>
              </w:rPr>
              <w:t xml:space="preserve"> but one subject can have many questions. This supports the filtering feature requested </w:t>
            </w:r>
          </w:p>
        </w:tc>
      </w:tr>
      <w:tr w:rsidR="00785582" w14:paraId="0E86175D" w14:textId="77777777" w:rsidTr="00EF13F7">
        <w:tc>
          <w:tcPr>
            <w:tcW w:w="1696" w:type="dxa"/>
          </w:tcPr>
          <w:p w14:paraId="080EA129" w14:textId="380B6AA1" w:rsidR="00785582" w:rsidRDefault="00D6679C"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Question</w:t>
            </w:r>
            <w:r w:rsidR="001E1DAF">
              <w:rPr>
                <w:rFonts w:ascii="Palatino Linotype" w:eastAsia="SimSun" w:hAnsi="Palatino Linotype"/>
                <w:bCs/>
                <w:lang w:eastAsia="zh-CN"/>
              </w:rPr>
              <w:t xml:space="preserve"> </w:t>
            </w:r>
          </w:p>
        </w:tc>
        <w:tc>
          <w:tcPr>
            <w:tcW w:w="1701" w:type="dxa"/>
          </w:tcPr>
          <w:p w14:paraId="3449646F" w14:textId="7FB69299" w:rsidR="00785582" w:rsidRDefault="00D6679C"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Answer</w:t>
            </w:r>
          </w:p>
        </w:tc>
        <w:tc>
          <w:tcPr>
            <w:tcW w:w="2127" w:type="dxa"/>
          </w:tcPr>
          <w:p w14:paraId="7E9EB530" w14:textId="49814892" w:rsidR="00785582" w:rsidRDefault="001E1DAF"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One to many</w:t>
            </w:r>
          </w:p>
        </w:tc>
        <w:tc>
          <w:tcPr>
            <w:tcW w:w="3493" w:type="dxa"/>
          </w:tcPr>
          <w:p w14:paraId="2999DB7D" w14:textId="520655DF" w:rsidR="00785582" w:rsidRDefault="001E1DAF"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question can have multiple </w:t>
            </w:r>
            <w:proofErr w:type="gramStart"/>
            <w:r>
              <w:rPr>
                <w:rFonts w:ascii="Palatino Linotype" w:eastAsia="SimSun" w:hAnsi="Palatino Linotype"/>
                <w:bCs/>
                <w:lang w:eastAsia="zh-CN"/>
              </w:rPr>
              <w:t>answers</w:t>
            </w:r>
            <w:proofErr w:type="gramEnd"/>
            <w:r>
              <w:rPr>
                <w:rFonts w:ascii="Palatino Linotype" w:eastAsia="SimSun" w:hAnsi="Palatino Linotype"/>
                <w:bCs/>
                <w:lang w:eastAsia="zh-CN"/>
              </w:rPr>
              <w:t xml:space="preserve"> but each answer only replies to one question.  This ensures the correct answers can be displayed under their respective questions and be displayed correctly for other users to vote based on helpfulness</w:t>
            </w:r>
          </w:p>
        </w:tc>
      </w:tr>
      <w:tr w:rsidR="00785582" w14:paraId="5236A628" w14:textId="77777777" w:rsidTr="00EF13F7">
        <w:tc>
          <w:tcPr>
            <w:tcW w:w="1696" w:type="dxa"/>
          </w:tcPr>
          <w:p w14:paraId="10F5905A" w14:textId="4C8B34B1" w:rsidR="00785582" w:rsidRDefault="00D6679C"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Answer</w:t>
            </w:r>
          </w:p>
        </w:tc>
        <w:tc>
          <w:tcPr>
            <w:tcW w:w="1701" w:type="dxa"/>
          </w:tcPr>
          <w:p w14:paraId="37AF77EE" w14:textId="57EB9082" w:rsidR="00785582" w:rsidRDefault="001E1DAF"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Vote</w:t>
            </w:r>
          </w:p>
        </w:tc>
        <w:tc>
          <w:tcPr>
            <w:tcW w:w="2127" w:type="dxa"/>
          </w:tcPr>
          <w:p w14:paraId="6198B7E1" w14:textId="5287BB98" w:rsidR="00785582" w:rsidRDefault="001E1DAF"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to many </w:t>
            </w:r>
          </w:p>
        </w:tc>
        <w:tc>
          <w:tcPr>
            <w:tcW w:w="3493" w:type="dxa"/>
          </w:tcPr>
          <w:p w14:paraId="3AD32B73" w14:textId="6B62CFC0" w:rsidR="00785582" w:rsidRDefault="001E1DAF" w:rsidP="000C7EA3">
            <w:pPr>
              <w:spacing w:after="160" w:line="259" w:lineRule="auto"/>
              <w:rPr>
                <w:rFonts w:ascii="Palatino Linotype" w:eastAsia="SimSun" w:hAnsi="Palatino Linotype"/>
                <w:bCs/>
                <w:lang w:eastAsia="zh-CN"/>
              </w:rPr>
            </w:pPr>
            <w:r>
              <w:rPr>
                <w:rFonts w:ascii="Palatino Linotype" w:eastAsia="SimSun" w:hAnsi="Palatino Linotype"/>
                <w:bCs/>
                <w:lang w:eastAsia="zh-CN"/>
              </w:rPr>
              <w:t xml:space="preserve">One answer can receive multiple votes from different </w:t>
            </w:r>
            <w:proofErr w:type="gramStart"/>
            <w:r>
              <w:rPr>
                <w:rFonts w:ascii="Palatino Linotype" w:eastAsia="SimSun" w:hAnsi="Palatino Linotype"/>
                <w:bCs/>
                <w:lang w:eastAsia="zh-CN"/>
              </w:rPr>
              <w:t>user</w:t>
            </w:r>
            <w:proofErr w:type="gramEnd"/>
            <w:r>
              <w:rPr>
                <w:rFonts w:ascii="Palatino Linotype" w:eastAsia="SimSun" w:hAnsi="Palatino Linotype"/>
                <w:bCs/>
                <w:lang w:eastAsia="zh-CN"/>
              </w:rPr>
              <w:t xml:space="preserve"> but each vote applies to only one answer. This enables the voting/ranking system that helps surface the more helpful questions as feature that was requested during the interview. </w:t>
            </w:r>
          </w:p>
        </w:tc>
      </w:tr>
    </w:tbl>
    <w:p w14:paraId="2425DD75" w14:textId="77777777" w:rsidR="00EF13F7" w:rsidRDefault="00EF13F7" w:rsidP="000C7EA3">
      <w:pPr>
        <w:spacing w:after="160" w:line="259" w:lineRule="auto"/>
        <w:rPr>
          <w:rFonts w:ascii="Palatino Linotype" w:eastAsia="SimSun" w:hAnsi="Palatino Linotype"/>
          <w:bCs/>
          <w:lang w:eastAsia="zh-CN"/>
        </w:rPr>
      </w:pPr>
    </w:p>
    <w:p w14:paraId="102F6365" w14:textId="77777777" w:rsidR="00EF13F7" w:rsidRDefault="00EF13F7" w:rsidP="000C7EA3">
      <w:pPr>
        <w:spacing w:after="160" w:line="259" w:lineRule="auto"/>
        <w:rPr>
          <w:rFonts w:ascii="Palatino Linotype" w:eastAsia="SimSun" w:hAnsi="Palatino Linotype"/>
          <w:bCs/>
          <w:lang w:eastAsia="zh-CN"/>
        </w:rPr>
      </w:pPr>
    </w:p>
    <w:p w14:paraId="04F3DCF2" w14:textId="77777777" w:rsidR="00DE4903" w:rsidRDefault="00DE4903">
      <w:pPr>
        <w:spacing w:after="160" w:line="259" w:lineRule="auto"/>
        <w:rPr>
          <w:rFonts w:ascii="Times" w:eastAsiaTheme="majorEastAsia" w:hAnsi="Times" w:cstheme="majorBidi"/>
          <w:b/>
          <w:color w:val="000000" w:themeColor="text1"/>
          <w:sz w:val="32"/>
          <w:szCs w:val="32"/>
        </w:rPr>
      </w:pPr>
      <w:r>
        <w:br w:type="page"/>
      </w:r>
    </w:p>
    <w:p w14:paraId="3278CD56" w14:textId="3438DFF1" w:rsidR="007C49CA" w:rsidRPr="006875A9" w:rsidRDefault="007C49CA" w:rsidP="007C49CA">
      <w:pPr>
        <w:pStyle w:val="Heading2"/>
      </w:pPr>
      <w:bookmarkStart w:id="12" w:name="_Toc179731376"/>
      <w:r>
        <w:lastRenderedPageBreak/>
        <w:t xml:space="preserve">Section </w:t>
      </w:r>
      <w:r w:rsidR="00883EC3">
        <w:t>F</w:t>
      </w:r>
      <w:r>
        <w:t xml:space="preserve">: </w:t>
      </w:r>
      <w:r w:rsidR="00127B70">
        <w:t xml:space="preserve">Normalisation </w:t>
      </w:r>
      <w:r>
        <w:t>(10%)</w:t>
      </w:r>
      <w:bookmarkEnd w:id="12"/>
    </w:p>
    <w:p w14:paraId="3FEFAA7E" w14:textId="4EB335B5" w:rsidR="00020EF0" w:rsidRPr="00891C4F" w:rsidRDefault="00671706" w:rsidP="007C49CA">
      <w:pPr>
        <w:spacing w:after="160" w:line="259" w:lineRule="auto"/>
        <w:rPr>
          <w:rFonts w:ascii="Palatino Linotype" w:eastAsia="SimSun" w:hAnsi="Palatino Linotype"/>
          <w:bCs/>
          <w:lang w:eastAsia="zh-CN"/>
        </w:rPr>
      </w:pPr>
      <w:r w:rsidRPr="00891C4F">
        <w:rPr>
          <w:rFonts w:ascii="Palatino Linotype" w:eastAsia="SimSun" w:hAnsi="Palatino Linotype"/>
          <w:bCs/>
          <w:lang w:eastAsia="zh-CN"/>
        </w:rPr>
        <w:t xml:space="preserve">Write a report of </w:t>
      </w:r>
      <w:r w:rsidRPr="00A3719D">
        <w:rPr>
          <w:rFonts w:ascii="Palatino Linotype" w:eastAsia="SimSun" w:hAnsi="Palatino Linotype"/>
          <w:b/>
          <w:u w:val="single"/>
          <w:lang w:eastAsia="zh-CN"/>
        </w:rPr>
        <w:t xml:space="preserve">no more than </w:t>
      </w:r>
      <w:r w:rsidR="00F86EBB" w:rsidRPr="00A3719D">
        <w:rPr>
          <w:rFonts w:ascii="Palatino Linotype" w:eastAsia="SimSun" w:hAnsi="Palatino Linotype"/>
          <w:b/>
          <w:u w:val="single"/>
          <w:lang w:eastAsia="zh-CN"/>
        </w:rPr>
        <w:t>3</w:t>
      </w:r>
      <w:r w:rsidRPr="00A3719D">
        <w:rPr>
          <w:rFonts w:ascii="Palatino Linotype" w:eastAsia="SimSun" w:hAnsi="Palatino Linotype"/>
          <w:b/>
          <w:u w:val="single"/>
          <w:lang w:eastAsia="zh-CN"/>
        </w:rPr>
        <w:t>00 words</w:t>
      </w:r>
      <w:r w:rsidRPr="00891C4F">
        <w:rPr>
          <w:rFonts w:ascii="Palatino Linotype" w:eastAsia="SimSun" w:hAnsi="Palatino Linotype"/>
          <w:bCs/>
          <w:lang w:eastAsia="zh-CN"/>
        </w:rPr>
        <w:t xml:space="preserve"> on how you address the following issues:</w:t>
      </w:r>
    </w:p>
    <w:p w14:paraId="217AB818" w14:textId="25F52400" w:rsidR="00671706" w:rsidRPr="0097628D" w:rsidRDefault="00671706" w:rsidP="00671706">
      <w:pPr>
        <w:pStyle w:val="ListParagraph"/>
        <w:numPr>
          <w:ilvl w:val="0"/>
          <w:numId w:val="3"/>
        </w:numPr>
        <w:spacing w:after="160" w:line="259" w:lineRule="auto"/>
        <w:rPr>
          <w:rFonts w:ascii="Palatino Linotype" w:eastAsia="SimSun" w:hAnsi="Palatino Linotype"/>
          <w:bCs/>
          <w:lang w:eastAsia="zh-CN"/>
        </w:rPr>
      </w:pPr>
      <w:r w:rsidRPr="00891C4F">
        <w:rPr>
          <w:rFonts w:ascii="Palatino Linotype" w:eastAsia="SimSun" w:hAnsi="Palatino Linotype"/>
          <w:bCs/>
          <w:lang w:eastAsia="zh-CN"/>
        </w:rPr>
        <w:t xml:space="preserve">How does your design prevent </w:t>
      </w:r>
      <w:r w:rsidR="007E7623" w:rsidRPr="00891C4F">
        <w:rPr>
          <w:rFonts w:ascii="Palatino Linotype" w:eastAsia="SimSun" w:hAnsi="Palatino Linotype"/>
          <w:bCs/>
          <w:lang w:eastAsia="zh-CN"/>
        </w:rPr>
        <w:t>i</w:t>
      </w:r>
      <w:r w:rsidRPr="00891C4F">
        <w:rPr>
          <w:rFonts w:ascii="Palatino Linotype" w:eastAsia="SimSun" w:hAnsi="Palatino Linotype"/>
          <w:bCs/>
          <w:lang w:eastAsia="zh-CN"/>
        </w:rPr>
        <w:t>nsertion anomalies</w:t>
      </w:r>
      <w:r w:rsidR="00CE3C4D">
        <w:rPr>
          <w:rFonts w:ascii="Palatino Linotype" w:eastAsia="SimSun" w:hAnsi="Palatino Linotype"/>
          <w:bCs/>
          <w:lang w:eastAsia="zh-CN"/>
        </w:rPr>
        <w:t>?</w:t>
      </w:r>
    </w:p>
    <w:p w14:paraId="4C4C2B11" w14:textId="62969B4B" w:rsidR="00F86EBB" w:rsidRPr="0097628D" w:rsidRDefault="00F86EBB" w:rsidP="00F86EBB">
      <w:pPr>
        <w:pStyle w:val="ListParagraph"/>
        <w:numPr>
          <w:ilvl w:val="0"/>
          <w:numId w:val="3"/>
        </w:numPr>
        <w:spacing w:after="160" w:line="259" w:lineRule="auto"/>
        <w:rPr>
          <w:rFonts w:ascii="Palatino Linotype" w:eastAsia="SimSun" w:hAnsi="Palatino Linotype"/>
          <w:bCs/>
          <w:lang w:eastAsia="zh-CN"/>
        </w:rPr>
      </w:pPr>
      <w:r w:rsidRPr="0097628D">
        <w:rPr>
          <w:rFonts w:ascii="Palatino Linotype" w:eastAsia="SimSun" w:hAnsi="Palatino Linotype"/>
          <w:bCs/>
          <w:lang w:eastAsia="zh-CN"/>
        </w:rPr>
        <w:t>How does your design prevent update anomalies</w:t>
      </w:r>
      <w:r w:rsidR="00CE3C4D">
        <w:rPr>
          <w:rFonts w:ascii="Palatino Linotype" w:eastAsia="SimSun" w:hAnsi="Palatino Linotype"/>
          <w:bCs/>
          <w:lang w:eastAsia="zh-CN"/>
        </w:rPr>
        <w:t>?</w:t>
      </w:r>
    </w:p>
    <w:p w14:paraId="18E3D1A6" w14:textId="799F0640" w:rsidR="00671706" w:rsidRPr="00891C4F" w:rsidRDefault="00671706" w:rsidP="00671706">
      <w:pPr>
        <w:pStyle w:val="ListParagraph"/>
        <w:numPr>
          <w:ilvl w:val="0"/>
          <w:numId w:val="3"/>
        </w:numPr>
        <w:spacing w:after="160" w:line="259" w:lineRule="auto"/>
        <w:rPr>
          <w:rFonts w:ascii="Palatino Linotype" w:eastAsia="SimSun" w:hAnsi="Palatino Linotype"/>
          <w:bCs/>
          <w:lang w:eastAsia="zh-CN"/>
        </w:rPr>
      </w:pPr>
      <w:r w:rsidRPr="0097628D">
        <w:rPr>
          <w:rFonts w:ascii="Palatino Linotype" w:eastAsia="SimSun" w:hAnsi="Palatino Linotype"/>
          <w:bCs/>
          <w:lang w:eastAsia="zh-CN"/>
        </w:rPr>
        <w:t xml:space="preserve">How does your </w:t>
      </w:r>
      <w:r w:rsidR="007E7623" w:rsidRPr="0097628D">
        <w:rPr>
          <w:rFonts w:ascii="Palatino Linotype" w:eastAsia="SimSun" w:hAnsi="Palatino Linotype"/>
          <w:bCs/>
          <w:lang w:eastAsia="zh-CN"/>
        </w:rPr>
        <w:t>design prevent deletion anomalies</w:t>
      </w:r>
      <w:r w:rsidR="00CE3C4D">
        <w:rPr>
          <w:rFonts w:ascii="Palatino Linotype" w:eastAsia="SimSun" w:hAnsi="Palatino Linotype"/>
          <w:bCs/>
          <w:lang w:eastAsia="zh-CN"/>
        </w:rPr>
        <w:t>?</w:t>
      </w:r>
    </w:p>
    <w:p w14:paraId="2C2011EE" w14:textId="0B111856" w:rsidR="00ED2736" w:rsidRDefault="032E4145" w:rsidP="5678681D">
      <w:pPr>
        <w:spacing w:after="160" w:line="259" w:lineRule="auto"/>
        <w:rPr>
          <w:rFonts w:ascii="Palatino Linotype" w:eastAsia="SimSun" w:hAnsi="Palatino Linotype"/>
          <w:lang w:eastAsia="zh-CN"/>
        </w:rPr>
      </w:pPr>
      <w:r w:rsidRPr="5678681D">
        <w:rPr>
          <w:rFonts w:ascii="Palatino Linotype" w:eastAsia="SimSun" w:hAnsi="Palatino Linotype"/>
          <w:lang w:eastAsia="zh-CN"/>
        </w:rPr>
        <w:t>Include significant examples to illustrate how your design addresses each anomaly.</w:t>
      </w:r>
    </w:p>
    <w:p w14:paraId="304FA58B" w14:textId="4B6CAB8F" w:rsidR="00ED2736" w:rsidRPr="00ED2736" w:rsidRDefault="00ED2736" w:rsidP="00020EF0">
      <w:pPr>
        <w:spacing w:after="160" w:line="259" w:lineRule="auto"/>
        <w:rPr>
          <w:rFonts w:ascii="Palatino Linotype" w:eastAsia="SimSun" w:hAnsi="Palatino Linotype"/>
          <w:b/>
          <w:lang w:eastAsia="zh-CN"/>
        </w:rPr>
      </w:pPr>
      <w:r w:rsidRPr="00ED2736">
        <w:rPr>
          <w:rFonts w:ascii="Palatino Linotype" w:eastAsia="SimSun" w:hAnsi="Palatino Linotype"/>
          <w:b/>
          <w:lang w:eastAsia="zh-CN"/>
        </w:rPr>
        <w:t>Insertion anomalies:</w:t>
      </w:r>
    </w:p>
    <w:p w14:paraId="70DE0DAA" w14:textId="3B9C3522" w:rsidR="00124925" w:rsidRDefault="00124925" w:rsidP="00020EF0">
      <w:pPr>
        <w:spacing w:after="160" w:line="259" w:lineRule="auto"/>
      </w:pPr>
      <w:r>
        <w:t xml:space="preserve">In the design, it prevents insertion anomalies </w:t>
      </w:r>
      <w:r w:rsidR="008F2259">
        <w:t>using</w:t>
      </w:r>
      <w:r>
        <w:t xml:space="preserve"> foreign keys and properly separating entities. For </w:t>
      </w:r>
      <w:r w:rsidR="008F2259">
        <w:t>example,</w:t>
      </w:r>
      <w:r>
        <w:t xml:space="preserve"> the subject entity was made so that it can new subjects can be added into the database without it needing questions to be posted first.</w:t>
      </w:r>
    </w:p>
    <w:p w14:paraId="6C6C77A2" w14:textId="77777777" w:rsidR="00124925" w:rsidRDefault="00124925" w:rsidP="00020EF0">
      <w:pPr>
        <w:spacing w:after="160" w:line="259" w:lineRule="auto"/>
      </w:pPr>
    </w:p>
    <w:p w14:paraId="158EDB7D" w14:textId="7621F39C" w:rsidR="00ED2736" w:rsidRDefault="00124925" w:rsidP="00020EF0">
      <w:pPr>
        <w:spacing w:after="160" w:line="259" w:lineRule="auto"/>
      </w:pPr>
      <w:r>
        <w:t xml:space="preserve">Without normalisation, if subject information like subject _name and </w:t>
      </w:r>
      <w:proofErr w:type="spellStart"/>
      <w:r>
        <w:t>subject_code</w:t>
      </w:r>
      <w:proofErr w:type="spellEnd"/>
      <w:r>
        <w:t xml:space="preserve"> were attributes in the </w:t>
      </w:r>
      <w:r w:rsidR="00D6679C">
        <w:t>question</w:t>
      </w:r>
      <w:r>
        <w:t xml:space="preserve"> table, it would be impossible to add a new subject without having to create a question. </w:t>
      </w:r>
      <w:proofErr w:type="spellStart"/>
      <w:r>
        <w:t>Eg</w:t>
      </w:r>
      <w:proofErr w:type="spellEnd"/>
      <w:r>
        <w:t xml:space="preserve"> if I wanted to add a subject ‘UXID’ I would have to create a placeholder question </w:t>
      </w:r>
      <w:r w:rsidR="008F2259">
        <w:t>to</w:t>
      </w:r>
      <w:r>
        <w:t xml:space="preserve"> satisfy the requirements for adding a record. Having the subject table allows me to add new subjects without it depending on questions. </w:t>
      </w:r>
    </w:p>
    <w:p w14:paraId="3DFCDD0E" w14:textId="5B39CA39" w:rsidR="00AC0AEA" w:rsidRDefault="00AC0AEA" w:rsidP="00AC0AEA">
      <w:pPr>
        <w:spacing w:after="160" w:line="259" w:lineRule="auto"/>
        <w:rPr>
          <w:rFonts w:ascii="Palatino Linotype" w:eastAsia="SimSun" w:hAnsi="Palatino Linotype"/>
          <w:b/>
          <w:lang w:eastAsia="zh-CN"/>
        </w:rPr>
      </w:pPr>
      <w:r>
        <w:rPr>
          <w:rFonts w:ascii="Palatino Linotype" w:eastAsia="SimSun" w:hAnsi="Palatino Linotype"/>
          <w:b/>
          <w:lang w:eastAsia="zh-CN"/>
        </w:rPr>
        <w:t xml:space="preserve">Update </w:t>
      </w:r>
      <w:r w:rsidRPr="00ED2736">
        <w:rPr>
          <w:rFonts w:ascii="Palatino Linotype" w:eastAsia="SimSun" w:hAnsi="Palatino Linotype"/>
          <w:b/>
          <w:lang w:eastAsia="zh-CN"/>
        </w:rPr>
        <w:t>anomalies:</w:t>
      </w:r>
    </w:p>
    <w:p w14:paraId="28B932A3" w14:textId="4F13463A" w:rsidR="00AC0AEA" w:rsidRDefault="00540D4D" w:rsidP="00AC0AEA">
      <w:pPr>
        <w:spacing w:after="160" w:line="259" w:lineRule="auto"/>
      </w:pPr>
      <w:r>
        <w:t xml:space="preserve">In the design update anomalies are prevented by removing data redundancy through normalisation, </w:t>
      </w:r>
      <w:r w:rsidR="000D0D09">
        <w:t xml:space="preserve">for example, </w:t>
      </w:r>
      <w:proofErr w:type="spellStart"/>
      <w:r w:rsidR="000D0D09">
        <w:t>subject_name</w:t>
      </w:r>
      <w:proofErr w:type="spellEnd"/>
      <w:r w:rsidR="000D0D09">
        <w:t xml:space="preserve"> was stored with </w:t>
      </w:r>
      <w:proofErr w:type="spellStart"/>
      <w:r w:rsidR="000D0D09">
        <w:t>subject_code</w:t>
      </w:r>
      <w:proofErr w:type="spellEnd"/>
      <w:r w:rsidR="000D0D09">
        <w:t xml:space="preserve"> and </w:t>
      </w:r>
      <w:proofErr w:type="spellStart"/>
      <w:r w:rsidR="000D0D09">
        <w:t>subject_</w:t>
      </w:r>
      <w:proofErr w:type="gramStart"/>
      <w:r w:rsidR="000D0D09">
        <w:t>id</w:t>
      </w:r>
      <w:proofErr w:type="spellEnd"/>
      <w:r w:rsidR="000D0D09">
        <w:t xml:space="preserve"> </w:t>
      </w:r>
      <w:r>
        <w:t xml:space="preserve"> </w:t>
      </w:r>
      <w:r w:rsidR="000D0D09">
        <w:t>instead</w:t>
      </w:r>
      <w:proofErr w:type="gramEnd"/>
      <w:r w:rsidR="000D0D09">
        <w:t xml:space="preserve"> of being stored in the question table. </w:t>
      </w:r>
    </w:p>
    <w:p w14:paraId="31E6D671" w14:textId="7C3B281D" w:rsidR="000D0D09" w:rsidRDefault="000D0D09" w:rsidP="00AC0AEA">
      <w:pPr>
        <w:spacing w:after="160" w:line="259" w:lineRule="auto"/>
      </w:pPr>
      <w:r>
        <w:t xml:space="preserve">Without normalisation and storing of </w:t>
      </w:r>
      <w:proofErr w:type="spellStart"/>
      <w:r>
        <w:t>subject_name</w:t>
      </w:r>
      <w:proofErr w:type="spellEnd"/>
      <w:r>
        <w:t xml:space="preserve"> in the subject table, if </w:t>
      </w:r>
      <w:proofErr w:type="spellStart"/>
      <w:r>
        <w:t>subject_name</w:t>
      </w:r>
      <w:proofErr w:type="spellEnd"/>
      <w:r>
        <w:t xml:space="preserve"> was store in </w:t>
      </w:r>
      <w:r w:rsidR="00D6679C">
        <w:t>question</w:t>
      </w:r>
      <w:r>
        <w:t xml:space="preserve"> and I were to edit the name of a existing subject for example ‘data structure and algorithm’ to ‘Data and algorithm’ the update would need to be applied to  all questions under that subject however with </w:t>
      </w:r>
      <w:r w:rsidR="008F2259">
        <w:t xml:space="preserve">my </w:t>
      </w:r>
      <w:r>
        <w:t xml:space="preserve">design the update would only </w:t>
      </w:r>
      <w:r w:rsidR="008F2259">
        <w:t>one update is needed</w:t>
      </w:r>
      <w:r>
        <w:t xml:space="preserve"> in the subject table only</w:t>
      </w:r>
    </w:p>
    <w:p w14:paraId="7447260A" w14:textId="13B13118" w:rsidR="00FB33F1" w:rsidRDefault="00FB33F1" w:rsidP="00020EF0">
      <w:pPr>
        <w:spacing w:after="160" w:line="259" w:lineRule="auto"/>
        <w:rPr>
          <w:rFonts w:ascii="Palatino Linotype" w:eastAsia="SimSun" w:hAnsi="Palatino Linotype"/>
          <w:b/>
          <w:lang w:eastAsia="zh-CN"/>
        </w:rPr>
      </w:pPr>
      <w:r>
        <w:rPr>
          <w:rFonts w:ascii="Palatino Linotype" w:eastAsia="SimSun" w:hAnsi="Palatino Linotype"/>
          <w:b/>
          <w:lang w:eastAsia="zh-CN"/>
        </w:rPr>
        <w:t xml:space="preserve">Deletion </w:t>
      </w:r>
      <w:r w:rsidRPr="00ED2736">
        <w:rPr>
          <w:rFonts w:ascii="Palatino Linotype" w:eastAsia="SimSun" w:hAnsi="Palatino Linotype"/>
          <w:b/>
          <w:lang w:eastAsia="zh-CN"/>
        </w:rPr>
        <w:t>anomalies:</w:t>
      </w:r>
    </w:p>
    <w:p w14:paraId="36062AA5" w14:textId="00E1CE3B" w:rsidR="00FB33F1" w:rsidRDefault="000D0D09" w:rsidP="00FB33F1">
      <w:pPr>
        <w:spacing w:after="160" w:line="259" w:lineRule="auto"/>
      </w:pPr>
      <w:r>
        <w:t>In the design, deletion anomalies were prevented by normalising the database and placing subjects into their own subject table such that if questions were deleted the subject details would remain.</w:t>
      </w:r>
    </w:p>
    <w:p w14:paraId="21238809" w14:textId="0D418AFE" w:rsidR="000D0D09" w:rsidRDefault="000D0D09" w:rsidP="00FB33F1">
      <w:pPr>
        <w:spacing w:after="160" w:line="259" w:lineRule="auto"/>
      </w:pPr>
      <w:r>
        <w:t>Without the design</w:t>
      </w:r>
      <w:r w:rsidR="00F42FBE">
        <w:t xml:space="preserve"> if subject details were stored inside </w:t>
      </w:r>
      <w:proofErr w:type="spellStart"/>
      <w:r w:rsidR="00F42FBE">
        <w:t>question_info</w:t>
      </w:r>
      <w:proofErr w:type="spellEnd"/>
      <w:r w:rsidR="00F42FBE">
        <w:t xml:space="preserve"> table, deleting the last question under a subject </w:t>
      </w:r>
      <w:proofErr w:type="spellStart"/>
      <w:r w:rsidR="00F42FBE">
        <w:t>e.g</w:t>
      </w:r>
      <w:proofErr w:type="spellEnd"/>
      <w:r w:rsidR="00F42FBE">
        <w:t xml:space="preserve"> ‘</w:t>
      </w:r>
      <w:proofErr w:type="spellStart"/>
      <w:r w:rsidR="00F42FBE">
        <w:t>LeadFun</w:t>
      </w:r>
      <w:proofErr w:type="spellEnd"/>
      <w:r w:rsidR="00F42FBE">
        <w:t xml:space="preserve">’, it would also remove the </w:t>
      </w:r>
      <w:r w:rsidR="008F2259">
        <w:t xml:space="preserve">subject </w:t>
      </w:r>
      <w:r w:rsidR="00F42FBE">
        <w:t>thus causing the los</w:t>
      </w:r>
      <w:r w:rsidR="00547CA0">
        <w:t>s</w:t>
      </w:r>
      <w:r w:rsidR="00F42FBE">
        <w:t xml:space="preserve"> of related data that was important.</w:t>
      </w:r>
    </w:p>
    <w:p w14:paraId="213D326D" w14:textId="7FDE47E6" w:rsidR="00547CA0" w:rsidRDefault="00547CA0" w:rsidP="00FB33F1">
      <w:pPr>
        <w:spacing w:after="160" w:line="259" w:lineRule="auto"/>
      </w:pPr>
      <w:r>
        <w:t>With the normalised database in my design, deleting a question does not affect the subject as it is stored independently in separate table</w:t>
      </w:r>
    </w:p>
    <w:p w14:paraId="1444FF63" w14:textId="77777777" w:rsidR="00FB33F1" w:rsidRDefault="00FB33F1" w:rsidP="00020EF0">
      <w:pPr>
        <w:spacing w:after="160" w:line="259" w:lineRule="auto"/>
      </w:pPr>
    </w:p>
    <w:p w14:paraId="5C28D056" w14:textId="1D0BCC74" w:rsidR="00B172D6" w:rsidRPr="00A906C1" w:rsidRDefault="00CA029D" w:rsidP="00020EF0">
      <w:pPr>
        <w:spacing w:after="160" w:line="259" w:lineRule="auto"/>
        <w:rPr>
          <w:rFonts w:ascii="Times" w:eastAsiaTheme="majorEastAsia" w:hAnsi="Times" w:cstheme="majorBidi"/>
          <w:b/>
          <w:color w:val="000000" w:themeColor="text1"/>
          <w:sz w:val="32"/>
          <w:szCs w:val="32"/>
        </w:rPr>
      </w:pPr>
      <w:r>
        <w:lastRenderedPageBreak/>
        <w:br w:type="page"/>
      </w:r>
    </w:p>
    <w:p w14:paraId="7E467F45" w14:textId="64F4A580" w:rsidR="008A5D37" w:rsidRDefault="00871FE4" w:rsidP="00915940">
      <w:pPr>
        <w:pStyle w:val="Heading2"/>
      </w:pPr>
      <w:bookmarkStart w:id="13" w:name="_Toc179731378"/>
      <w:r w:rsidRPr="00871FE4">
        <w:lastRenderedPageBreak/>
        <w:t>ADE</w:t>
      </w:r>
      <w:r w:rsidR="00A906C1">
        <w:t>V</w:t>
      </w:r>
      <w:r w:rsidRPr="00871FE4">
        <w:t>: Web Application Design (3</w:t>
      </w:r>
      <w:r w:rsidR="00C042F8">
        <w:t>0</w:t>
      </w:r>
      <w:r w:rsidRPr="00871FE4">
        <w:t>%)</w:t>
      </w:r>
      <w:bookmarkEnd w:id="13"/>
      <w:r w:rsidRPr="00871FE4">
        <w:t xml:space="preserve"> </w:t>
      </w:r>
      <w:bookmarkStart w:id="14" w:name="_Toc179731379"/>
    </w:p>
    <w:p w14:paraId="5F52A9C8" w14:textId="531CEF07" w:rsidR="00915940" w:rsidRDefault="00915940" w:rsidP="00915940">
      <w:pPr>
        <w:pStyle w:val="Heading2"/>
      </w:pPr>
      <w:r>
        <w:t xml:space="preserve">Section </w:t>
      </w:r>
      <w:r w:rsidR="00450576">
        <w:t>G</w:t>
      </w:r>
      <w:r>
        <w:t xml:space="preserve">: </w:t>
      </w:r>
      <w:r w:rsidR="0085177C">
        <w:t>Implementation</w:t>
      </w:r>
      <w:r w:rsidR="46B4D16E">
        <w:t xml:space="preserve"> (15%)</w:t>
      </w:r>
      <w:r w:rsidR="0085177C">
        <w:t>, Design &amp; Layout</w:t>
      </w:r>
      <w:r w:rsidR="442BF769">
        <w:t xml:space="preserve"> </w:t>
      </w:r>
      <w:r w:rsidR="4C801070">
        <w:t>(5%)</w:t>
      </w:r>
      <w:r w:rsidR="007301EF">
        <w:t>, Justification</w:t>
      </w:r>
      <w:r w:rsidR="0085177C">
        <w:t xml:space="preserve"> </w:t>
      </w:r>
      <w:r>
        <w:t>(</w:t>
      </w:r>
      <w:r w:rsidR="0085177C">
        <w:t>1</w:t>
      </w:r>
      <w:r w:rsidR="28951DE3">
        <w:t>0</w:t>
      </w:r>
      <w:r>
        <w:t>%)</w:t>
      </w:r>
      <w:bookmarkEnd w:id="14"/>
    </w:p>
    <w:p w14:paraId="0A3F58F4" w14:textId="77777777" w:rsidR="00146F50" w:rsidRDefault="00146F50" w:rsidP="00146F50"/>
    <w:p w14:paraId="4FE157FA" w14:textId="7A1517C1" w:rsidR="00146F50" w:rsidRDefault="000F1F29" w:rsidP="00146F50">
      <w:r>
        <w:t xml:space="preserve">Include screenshots of each page </w:t>
      </w:r>
      <w:r w:rsidR="009C7A3D">
        <w:t xml:space="preserve">implemented </w:t>
      </w:r>
      <w:r>
        <w:t>under this section.</w:t>
      </w:r>
      <w:r w:rsidR="0023240A">
        <w:t xml:space="preserve"> </w:t>
      </w:r>
      <w:r>
        <w:t>Clearly label each page name.</w:t>
      </w:r>
      <w:r w:rsidR="0D6E63B2">
        <w:t xml:space="preserve"> Explain and justify the HTML design choices you made in your implementation. Your explanation should describe how the selected HTML elements support the structure and requirements of your ER diagram submitted under Task 4, why they are suitable for presenting the application’s data and functionality, and how they contribute to usability for the intended users.</w:t>
      </w:r>
    </w:p>
    <w:p w14:paraId="3E4FB783" w14:textId="02E154A2" w:rsidR="000F1F29" w:rsidRDefault="000F1F29" w:rsidP="00146F50"/>
    <w:p w14:paraId="3FCF5FF7" w14:textId="1EC1715B" w:rsidR="001003BD" w:rsidRDefault="003154DB" w:rsidP="00146F50">
      <w:r>
        <w:t>Home page</w:t>
      </w:r>
    </w:p>
    <w:p w14:paraId="0CAF2D2A" w14:textId="1EB92B9B" w:rsidR="008712B6" w:rsidRDefault="00906095" w:rsidP="00146F50">
      <w:r w:rsidRPr="00906095">
        <w:drawing>
          <wp:inline distT="0" distB="0" distL="0" distR="0" wp14:anchorId="40CAA031" wp14:editId="115797DC">
            <wp:extent cx="5732145" cy="4681855"/>
            <wp:effectExtent l="0" t="0" r="1905" b="4445"/>
            <wp:docPr id="1834090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90887" name="Picture 1" descr="A screenshot of a computer&#10;&#10;AI-generated content may be incorrect."/>
                    <pic:cNvPicPr/>
                  </pic:nvPicPr>
                  <pic:blipFill>
                    <a:blip r:embed="rId29"/>
                    <a:stretch>
                      <a:fillRect/>
                    </a:stretch>
                  </pic:blipFill>
                  <pic:spPr>
                    <a:xfrm>
                      <a:off x="0" y="0"/>
                      <a:ext cx="5732145" cy="4681855"/>
                    </a:xfrm>
                    <a:prstGeom prst="rect">
                      <a:avLst/>
                    </a:prstGeom>
                  </pic:spPr>
                </pic:pic>
              </a:graphicData>
            </a:graphic>
          </wp:inline>
        </w:drawing>
      </w:r>
    </w:p>
    <w:p w14:paraId="02B18030" w14:textId="61F9A06E" w:rsidR="008712B6" w:rsidRPr="008B6434" w:rsidRDefault="003154DB" w:rsidP="00146F50">
      <w:pPr>
        <w:rPr>
          <w:color w:val="000000" w:themeColor="text1"/>
        </w:rPr>
      </w:pPr>
      <w:r w:rsidRPr="008B6434">
        <w:rPr>
          <w:color w:val="000000" w:themeColor="text1"/>
        </w:rPr>
        <w:t>home_page.html</w:t>
      </w:r>
      <w:r w:rsidRPr="008B6434">
        <w:rPr>
          <w:color w:val="000000" w:themeColor="text1"/>
        </w:rPr>
        <w:tab/>
      </w:r>
    </w:p>
    <w:p w14:paraId="58199CF4" w14:textId="36ED1CB5" w:rsidR="00C02ECC" w:rsidRPr="0035783B" w:rsidRDefault="00C02ECC" w:rsidP="233BDB46">
      <w:pPr>
        <w:rPr>
          <w:color w:val="808080" w:themeColor="background1" w:themeShade="80"/>
        </w:rPr>
      </w:pPr>
    </w:p>
    <w:p w14:paraId="49E74032" w14:textId="4C538E2A" w:rsidR="0032204F" w:rsidRDefault="003154DB" w:rsidP="233BDB46">
      <w:pPr>
        <w:rPr>
          <w:color w:val="404040" w:themeColor="text1" w:themeTint="BF"/>
        </w:rPr>
      </w:pPr>
      <w:r w:rsidRPr="0035783B">
        <w:rPr>
          <w:color w:val="404040" w:themeColor="text1" w:themeTint="BF"/>
        </w:rPr>
        <w:t xml:space="preserve">The home page uses a </w:t>
      </w:r>
      <w:r w:rsidR="001F719D" w:rsidRPr="0035783B">
        <w:rPr>
          <w:color w:val="404040" w:themeColor="text1" w:themeTint="BF"/>
        </w:rPr>
        <w:t>3-column</w:t>
      </w:r>
      <w:r w:rsidR="008B6434">
        <w:rPr>
          <w:color w:val="404040" w:themeColor="text1" w:themeTint="BF"/>
        </w:rPr>
        <w:t xml:space="preserve"> </w:t>
      </w:r>
      <w:r w:rsidRPr="0035783B">
        <w:rPr>
          <w:color w:val="404040" w:themeColor="text1" w:themeTint="BF"/>
        </w:rPr>
        <w:t>grid layout</w:t>
      </w:r>
      <w:r w:rsidR="002D73E4">
        <w:rPr>
          <w:color w:val="404040" w:themeColor="text1" w:themeTint="BF"/>
        </w:rPr>
        <w:t xml:space="preserve">, </w:t>
      </w:r>
      <w:r w:rsidR="00BF0716">
        <w:rPr>
          <w:color w:val="404040" w:themeColor="text1" w:themeTint="BF"/>
        </w:rPr>
        <w:t>to support efficient navigation and to show the data relationships in the ER diagram. The left sidebar displays subject filters using &lt;input type=’checkbox’&gt; + &lt;label&gt; elements, reflecting subject entity. The centre column displays question cards showing question entity attributes (title, content, timestamps) linked to Users via author name (question-to-user one to many relationship).</w:t>
      </w:r>
    </w:p>
    <w:p w14:paraId="7CDB1119" w14:textId="5B5D3B80" w:rsidR="0032204F" w:rsidRDefault="0032204F" w:rsidP="233BDB46">
      <w:pPr>
        <w:rPr>
          <w:color w:val="404040" w:themeColor="text1" w:themeTint="BF"/>
        </w:rPr>
      </w:pPr>
      <w:r>
        <w:rPr>
          <w:color w:val="404040" w:themeColor="text1" w:themeTint="BF"/>
        </w:rPr>
        <w:lastRenderedPageBreak/>
        <w:t xml:space="preserve">The search bar </w:t>
      </w:r>
      <w:proofErr w:type="gramStart"/>
      <w:r>
        <w:rPr>
          <w:color w:val="404040" w:themeColor="text1" w:themeTint="BF"/>
        </w:rPr>
        <w:t>use</w:t>
      </w:r>
      <w:proofErr w:type="gramEnd"/>
      <w:r>
        <w:rPr>
          <w:color w:val="404040" w:themeColor="text1" w:themeTint="BF"/>
        </w:rPr>
        <w:t xml:space="preserve"> semantic &lt;input type=’text’&gt; for keyword searching across question entity content, allowing students, below search bar there are radio and checkbox inputs to allow user to sort by relevanc</w:t>
      </w:r>
      <w:r w:rsidR="00BF0716">
        <w:rPr>
          <w:color w:val="404040" w:themeColor="text1" w:themeTint="BF"/>
        </w:rPr>
        <w:t>e, enabling for flexible sorting.</w:t>
      </w:r>
    </w:p>
    <w:p w14:paraId="16B0DB52" w14:textId="77777777" w:rsidR="002D73E4" w:rsidRDefault="002D73E4" w:rsidP="233BDB46">
      <w:pPr>
        <w:rPr>
          <w:color w:val="404040" w:themeColor="text1" w:themeTint="BF"/>
        </w:rPr>
      </w:pPr>
    </w:p>
    <w:p w14:paraId="77E0BC1F" w14:textId="0D132E7D" w:rsidR="003154DB" w:rsidRPr="008B6434" w:rsidRDefault="008B6434" w:rsidP="233BDB46">
      <w:pPr>
        <w:rPr>
          <w:color w:val="404040" w:themeColor="text1" w:themeTint="BF"/>
        </w:rPr>
      </w:pPr>
      <w:r>
        <w:rPr>
          <w:color w:val="404040" w:themeColor="text1" w:themeTint="BF"/>
        </w:rPr>
        <w:t xml:space="preserve">The right sidebar displays Top contributors using user entity </w:t>
      </w:r>
      <w:r w:rsidR="00F57345">
        <w:rPr>
          <w:color w:val="404040" w:themeColor="text1" w:themeTint="BF"/>
        </w:rPr>
        <w:t>with calculated XP from answers and votes relationship, this helps student quickly identify reputable community members</w:t>
      </w:r>
      <w:r>
        <w:rPr>
          <w:color w:val="404040" w:themeColor="text1" w:themeTint="BF"/>
        </w:rPr>
        <w:t>.</w:t>
      </w:r>
      <w:r w:rsidR="0035783B" w:rsidRPr="0035783B">
        <w:rPr>
          <w:color w:val="404040" w:themeColor="text1" w:themeTint="BF"/>
        </w:rPr>
        <w:t xml:space="preserve"> The design choices </w:t>
      </w:r>
      <w:proofErr w:type="gramStart"/>
      <w:r w:rsidR="0035783B" w:rsidRPr="0035783B">
        <w:rPr>
          <w:color w:val="404040" w:themeColor="text1" w:themeTint="BF"/>
        </w:rPr>
        <w:t>addresses</w:t>
      </w:r>
      <w:proofErr w:type="gramEnd"/>
      <w:r w:rsidR="0035783B" w:rsidRPr="0035783B">
        <w:rPr>
          <w:color w:val="404040" w:themeColor="text1" w:themeTint="BF"/>
        </w:rPr>
        <w:t xml:space="preserve"> interview findings, Ian requested subject filtering for easy navigation and Anis asked for quick search functionality.</w:t>
      </w:r>
    </w:p>
    <w:p w14:paraId="7C19AA1A" w14:textId="77777777" w:rsidR="00C02ECC" w:rsidRDefault="00C02ECC" w:rsidP="00C02ECC">
      <w:pPr>
        <w:rPr>
          <w:color w:val="808080" w:themeColor="background1" w:themeShade="80"/>
        </w:rPr>
      </w:pPr>
    </w:p>
    <w:p w14:paraId="56B39B1D" w14:textId="77777777" w:rsidR="008B6434" w:rsidRDefault="008B6434" w:rsidP="00C02ECC">
      <w:pPr>
        <w:rPr>
          <w:color w:val="808080" w:themeColor="background1" w:themeShade="80"/>
        </w:rPr>
      </w:pPr>
    </w:p>
    <w:p w14:paraId="4E6B1ADC" w14:textId="77777777" w:rsidR="008B6434" w:rsidRDefault="008B6434" w:rsidP="00C02ECC">
      <w:pPr>
        <w:rPr>
          <w:color w:val="808080" w:themeColor="background1" w:themeShade="80"/>
        </w:rPr>
      </w:pPr>
    </w:p>
    <w:p w14:paraId="3A3D699E" w14:textId="0341AF64" w:rsidR="008B6434" w:rsidRDefault="008B6434" w:rsidP="00C02ECC">
      <w:pPr>
        <w:rPr>
          <w:color w:val="808080" w:themeColor="background1" w:themeShade="80"/>
        </w:rPr>
      </w:pPr>
    </w:p>
    <w:p w14:paraId="2CCEB7F6" w14:textId="0AB85F49" w:rsidR="008B6434" w:rsidRDefault="008B6434" w:rsidP="00C02ECC">
      <w:pPr>
        <w:rPr>
          <w:color w:val="000000" w:themeColor="text1"/>
        </w:rPr>
      </w:pPr>
      <w:r>
        <w:rPr>
          <w:color w:val="000000" w:themeColor="text1"/>
        </w:rPr>
        <w:t>Profile page</w:t>
      </w:r>
    </w:p>
    <w:p w14:paraId="5CD2CDF9" w14:textId="176A5199" w:rsidR="008B6434" w:rsidRDefault="00E10863" w:rsidP="00C02ECC">
      <w:pPr>
        <w:rPr>
          <w:color w:val="000000" w:themeColor="text1"/>
        </w:rPr>
      </w:pPr>
      <w:r w:rsidRPr="00E10863">
        <w:rPr>
          <w:color w:val="000000" w:themeColor="text1"/>
        </w:rPr>
        <w:drawing>
          <wp:inline distT="0" distB="0" distL="0" distR="0" wp14:anchorId="64C92150" wp14:editId="5DAC27D8">
            <wp:extent cx="5732145" cy="3246755"/>
            <wp:effectExtent l="0" t="0" r="1905" b="0"/>
            <wp:docPr id="1859880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0232" name="Picture 1" descr="A screenshot of a computer&#10;&#10;AI-generated content may be incorrect."/>
                    <pic:cNvPicPr/>
                  </pic:nvPicPr>
                  <pic:blipFill>
                    <a:blip r:embed="rId30"/>
                    <a:stretch>
                      <a:fillRect/>
                    </a:stretch>
                  </pic:blipFill>
                  <pic:spPr>
                    <a:xfrm>
                      <a:off x="0" y="0"/>
                      <a:ext cx="5732145" cy="3246755"/>
                    </a:xfrm>
                    <a:prstGeom prst="rect">
                      <a:avLst/>
                    </a:prstGeom>
                  </pic:spPr>
                </pic:pic>
              </a:graphicData>
            </a:graphic>
          </wp:inline>
        </w:drawing>
      </w:r>
    </w:p>
    <w:p w14:paraId="56EAE490" w14:textId="6380DF0B" w:rsidR="008B6434" w:rsidRDefault="00E10863" w:rsidP="00C02ECC">
      <w:pPr>
        <w:rPr>
          <w:color w:val="000000" w:themeColor="text1"/>
        </w:rPr>
      </w:pPr>
      <w:proofErr w:type="spellStart"/>
      <w:r>
        <w:rPr>
          <w:color w:val="000000" w:themeColor="text1"/>
        </w:rPr>
        <w:t>P</w:t>
      </w:r>
      <w:r w:rsidR="008B6434">
        <w:rPr>
          <w:color w:val="000000" w:themeColor="text1"/>
        </w:rPr>
        <w:t>rofie_page</w:t>
      </w:r>
      <w:proofErr w:type="spellEnd"/>
    </w:p>
    <w:p w14:paraId="46339CED" w14:textId="77777777" w:rsidR="00B52844" w:rsidRDefault="00B52844" w:rsidP="00C02ECC">
      <w:pPr>
        <w:rPr>
          <w:color w:val="000000" w:themeColor="text1"/>
        </w:rPr>
      </w:pPr>
    </w:p>
    <w:p w14:paraId="46BAC86D" w14:textId="1CA030B2" w:rsidR="00B52844" w:rsidRDefault="00B52844" w:rsidP="00C02ECC">
      <w:pPr>
        <w:rPr>
          <w:color w:val="000000" w:themeColor="text1"/>
        </w:rPr>
      </w:pPr>
      <w:r>
        <w:rPr>
          <w:color w:val="000000" w:themeColor="text1"/>
        </w:rPr>
        <w:t xml:space="preserve">The profile page displays user entity attributes (name, email, </w:t>
      </w:r>
      <w:proofErr w:type="spellStart"/>
      <w:r>
        <w:rPr>
          <w:color w:val="000000" w:themeColor="text1"/>
        </w:rPr>
        <w:t>xp</w:t>
      </w:r>
      <w:proofErr w:type="spellEnd"/>
      <w:r>
        <w:rPr>
          <w:color w:val="000000" w:themeColor="text1"/>
        </w:rPr>
        <w:t xml:space="preserve">) and level which is linked to level entity implementing the user-to-level many-to-one relationship. A progress bar uses semantic HTMK structure to show XP-needed attribute, displaying </w:t>
      </w:r>
      <w:proofErr w:type="spellStart"/>
      <w:r>
        <w:rPr>
          <w:color w:val="000000" w:themeColor="text1"/>
        </w:rPr>
        <w:t>xp</w:t>
      </w:r>
      <w:proofErr w:type="spellEnd"/>
      <w:r>
        <w:rPr>
          <w:color w:val="000000" w:themeColor="text1"/>
        </w:rPr>
        <w:t xml:space="preserve"> progress towards level milestones.</w:t>
      </w:r>
      <w:r w:rsidR="0079583D">
        <w:rPr>
          <w:color w:val="000000" w:themeColor="text1"/>
        </w:rPr>
        <w:t xml:space="preserve"> It also shows total SEAL points earned helping students track their </w:t>
      </w:r>
      <w:r w:rsidR="00A24EA1">
        <w:rPr>
          <w:color w:val="000000" w:themeColor="text1"/>
        </w:rPr>
        <w:t>rewards.</w:t>
      </w:r>
    </w:p>
    <w:p w14:paraId="0B7BEC68" w14:textId="5162ACF1" w:rsidR="00B52844" w:rsidRDefault="00B52844" w:rsidP="00C02ECC">
      <w:pPr>
        <w:rPr>
          <w:color w:val="000000" w:themeColor="text1"/>
        </w:rPr>
      </w:pPr>
      <w:r>
        <w:rPr>
          <w:color w:val="000000" w:themeColor="text1"/>
        </w:rPr>
        <w:t>Statistic cards display metrics such as question count, answer count, upvote count (calculated from vote entity). These metrics help motivate students by showing their contribution and value.</w:t>
      </w:r>
    </w:p>
    <w:p w14:paraId="30220EFD" w14:textId="678E01B0" w:rsidR="00A24EA1" w:rsidRDefault="0079583D" w:rsidP="00C02ECC">
      <w:pPr>
        <w:rPr>
          <w:color w:val="000000" w:themeColor="text1"/>
        </w:rPr>
      </w:pPr>
      <w:r>
        <w:rPr>
          <w:color w:val="000000" w:themeColor="text1"/>
        </w:rPr>
        <w:t xml:space="preserve">Milestone progress trackers display upcoming goals using the same XP mechanics for some goals (reaching diamond level), this directly addresses Hannan’s interview requirement of showing students </w:t>
      </w:r>
      <w:proofErr w:type="spellStart"/>
      <w:r>
        <w:rPr>
          <w:color w:val="000000" w:themeColor="text1"/>
        </w:rPr>
        <w:t>xp</w:t>
      </w:r>
      <w:proofErr w:type="spellEnd"/>
      <w:r>
        <w:rPr>
          <w:color w:val="000000" w:themeColor="text1"/>
        </w:rPr>
        <w:t>/rank and seal points with upcoming milestones</w:t>
      </w:r>
      <w:r w:rsidR="00A24EA1">
        <w:rPr>
          <w:color w:val="000000" w:themeColor="text1"/>
        </w:rPr>
        <w:t>.</w:t>
      </w:r>
    </w:p>
    <w:p w14:paraId="2F867D2E" w14:textId="1EFBF6D3" w:rsidR="00A24EA1" w:rsidRDefault="00A24EA1" w:rsidP="00C02ECC">
      <w:pPr>
        <w:rPr>
          <w:color w:val="000000" w:themeColor="text1"/>
        </w:rPr>
      </w:pPr>
      <w:proofErr w:type="spellStart"/>
      <w:r>
        <w:rPr>
          <w:color w:val="000000" w:themeColor="text1"/>
        </w:rPr>
        <w:t>All together</w:t>
      </w:r>
      <w:proofErr w:type="spellEnd"/>
      <w:r>
        <w:rPr>
          <w:color w:val="000000" w:themeColor="text1"/>
        </w:rPr>
        <w:t>, the profile design supports the project goal of incentivising contribution through gamification. Visible progression, statistics and milestone tracking help motivate students to contribute quality answers enabling my goal of a self-directed community-driven knowledge sharing platform.</w:t>
      </w:r>
    </w:p>
    <w:p w14:paraId="7208C54D" w14:textId="77777777" w:rsidR="00A24EA1" w:rsidRDefault="00A24EA1" w:rsidP="00C02ECC">
      <w:pPr>
        <w:rPr>
          <w:color w:val="000000" w:themeColor="text1"/>
        </w:rPr>
      </w:pPr>
    </w:p>
    <w:p w14:paraId="152C3AC1" w14:textId="77777777" w:rsidR="00A24EA1" w:rsidRDefault="00A24EA1" w:rsidP="00C02ECC">
      <w:pPr>
        <w:rPr>
          <w:color w:val="000000" w:themeColor="text1"/>
        </w:rPr>
      </w:pPr>
    </w:p>
    <w:p w14:paraId="35F4422C" w14:textId="77777777" w:rsidR="00A24EA1" w:rsidRDefault="00A24EA1" w:rsidP="00C02ECC">
      <w:pPr>
        <w:rPr>
          <w:color w:val="000000" w:themeColor="text1"/>
        </w:rPr>
      </w:pPr>
    </w:p>
    <w:p w14:paraId="753D1EE9" w14:textId="66EFC0F1" w:rsidR="00A24EA1" w:rsidRDefault="00A24EA1" w:rsidP="00C02ECC">
      <w:pPr>
        <w:rPr>
          <w:color w:val="000000" w:themeColor="text1"/>
        </w:rPr>
      </w:pPr>
      <w:r>
        <w:rPr>
          <w:color w:val="000000" w:themeColor="text1"/>
        </w:rPr>
        <w:t>Post question page</w:t>
      </w:r>
    </w:p>
    <w:p w14:paraId="58B78D82" w14:textId="7E175DAD" w:rsidR="00A24EA1" w:rsidRDefault="00A24EA1" w:rsidP="00C02ECC">
      <w:pPr>
        <w:rPr>
          <w:color w:val="000000" w:themeColor="text1"/>
        </w:rPr>
      </w:pPr>
      <w:r w:rsidRPr="00A24EA1">
        <w:rPr>
          <w:noProof/>
          <w:color w:val="000000" w:themeColor="text1"/>
        </w:rPr>
        <w:drawing>
          <wp:inline distT="0" distB="0" distL="0" distR="0" wp14:anchorId="61719EBF" wp14:editId="5AE70C63">
            <wp:extent cx="5732145" cy="2979420"/>
            <wp:effectExtent l="0" t="0" r="1905" b="0"/>
            <wp:docPr id="990714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4097" name="Picture 1" descr="A screenshot of a computer&#10;&#10;AI-generated content may be incorrect."/>
                    <pic:cNvPicPr/>
                  </pic:nvPicPr>
                  <pic:blipFill>
                    <a:blip r:embed="rId31"/>
                    <a:stretch>
                      <a:fillRect/>
                    </a:stretch>
                  </pic:blipFill>
                  <pic:spPr>
                    <a:xfrm>
                      <a:off x="0" y="0"/>
                      <a:ext cx="5732145" cy="2979420"/>
                    </a:xfrm>
                    <a:prstGeom prst="rect">
                      <a:avLst/>
                    </a:prstGeom>
                  </pic:spPr>
                </pic:pic>
              </a:graphicData>
            </a:graphic>
          </wp:inline>
        </w:drawing>
      </w:r>
    </w:p>
    <w:p w14:paraId="7E63EF7A" w14:textId="7DFEA849" w:rsidR="00A24EA1" w:rsidRDefault="00A24EA1" w:rsidP="00C02ECC">
      <w:pPr>
        <w:rPr>
          <w:color w:val="000000" w:themeColor="text1"/>
        </w:rPr>
      </w:pPr>
      <w:r>
        <w:rPr>
          <w:color w:val="000000" w:themeColor="text1"/>
        </w:rPr>
        <w:t>Post</w:t>
      </w:r>
      <w:r w:rsidR="00E10863">
        <w:rPr>
          <w:color w:val="000000" w:themeColor="text1"/>
        </w:rPr>
        <w:t>_question</w:t>
      </w:r>
      <w:r>
        <w:rPr>
          <w:color w:val="000000" w:themeColor="text1"/>
        </w:rPr>
        <w:t>_page.html</w:t>
      </w:r>
    </w:p>
    <w:p w14:paraId="69A0EB2E" w14:textId="7583EBE9" w:rsidR="00A24EA1" w:rsidRDefault="00A24EA1" w:rsidP="00C02ECC">
      <w:pPr>
        <w:rPr>
          <w:color w:val="000000" w:themeColor="text1"/>
        </w:rPr>
      </w:pPr>
    </w:p>
    <w:p w14:paraId="172A3295" w14:textId="457373E2" w:rsidR="00A24EA1" w:rsidRDefault="00A24EA1" w:rsidP="00C02ECC">
      <w:pPr>
        <w:rPr>
          <w:color w:val="000000" w:themeColor="text1"/>
        </w:rPr>
      </w:pPr>
      <w:r>
        <w:rPr>
          <w:color w:val="000000" w:themeColor="text1"/>
        </w:rPr>
        <w:t>The post question page uses semantic</w:t>
      </w:r>
      <w:r w:rsidR="002842F9">
        <w:rPr>
          <w:color w:val="000000" w:themeColor="text1"/>
        </w:rPr>
        <w:t xml:space="preserve"> &lt;form&gt; element to collect question entity data, a </w:t>
      </w:r>
      <w:proofErr w:type="spellStart"/>
      <w:r w:rsidR="002842F9">
        <w:rPr>
          <w:color w:val="000000" w:themeColor="text1"/>
        </w:rPr>
        <w:t>textarea</w:t>
      </w:r>
      <w:proofErr w:type="spellEnd"/>
      <w:r w:rsidR="002842F9">
        <w:rPr>
          <w:color w:val="000000" w:themeColor="text1"/>
        </w:rPr>
        <w:t xml:space="preserve"> element is used to capture content, it has a placeholder text guiding users to format titles within the first 80 characters.</w:t>
      </w:r>
    </w:p>
    <w:p w14:paraId="7A1C3E03" w14:textId="46BCC7DA" w:rsidR="002842F9" w:rsidRDefault="002842F9" w:rsidP="00C02ECC">
      <w:pPr>
        <w:rPr>
          <w:color w:val="000000" w:themeColor="text1"/>
        </w:rPr>
      </w:pPr>
      <w:r>
        <w:rPr>
          <w:color w:val="000000" w:themeColor="text1"/>
        </w:rPr>
        <w:t>Subject selection uses semantic &lt;input type=’radio’</w:t>
      </w:r>
      <w:proofErr w:type="gramStart"/>
      <w:r>
        <w:rPr>
          <w:color w:val="000000" w:themeColor="text1"/>
        </w:rPr>
        <w:t>&gt;  and</w:t>
      </w:r>
      <w:proofErr w:type="gramEnd"/>
      <w:r>
        <w:rPr>
          <w:color w:val="000000" w:themeColor="text1"/>
        </w:rPr>
        <w:t xml:space="preserve"> &lt;label&gt; elements making sure that each question links to exactly one subject entity (question-to-subject) many-to-one relationship. Using radio buttons prevents situations where a question could be mistakenly linked to multiple </w:t>
      </w:r>
      <w:proofErr w:type="gramStart"/>
      <w:r>
        <w:rPr>
          <w:color w:val="000000" w:themeColor="text1"/>
        </w:rPr>
        <w:t>subject</w:t>
      </w:r>
      <w:proofErr w:type="gramEnd"/>
      <w:r>
        <w:rPr>
          <w:color w:val="000000" w:themeColor="text1"/>
        </w:rPr>
        <w:t>.</w:t>
      </w:r>
    </w:p>
    <w:p w14:paraId="2124F32B" w14:textId="60ADE912" w:rsidR="002842F9" w:rsidRDefault="002842F9" w:rsidP="00C02ECC">
      <w:pPr>
        <w:rPr>
          <w:color w:val="000000" w:themeColor="text1"/>
        </w:rPr>
      </w:pPr>
      <w:r>
        <w:rPr>
          <w:color w:val="000000" w:themeColor="text1"/>
        </w:rPr>
        <w:t>The tips box uses &lt;</w:t>
      </w:r>
      <w:proofErr w:type="spellStart"/>
      <w:r>
        <w:rPr>
          <w:color w:val="000000" w:themeColor="text1"/>
        </w:rPr>
        <w:t>ul</w:t>
      </w:r>
      <w:proofErr w:type="spellEnd"/>
      <w:r>
        <w:rPr>
          <w:color w:val="000000" w:themeColor="text1"/>
        </w:rPr>
        <w:t xml:space="preserve">&gt; and &lt;li&gt; elements </w:t>
      </w:r>
      <w:proofErr w:type="gramStart"/>
      <w:r>
        <w:rPr>
          <w:color w:val="000000" w:themeColor="text1"/>
        </w:rPr>
        <w:t>provi</w:t>
      </w:r>
      <w:r w:rsidR="003D4C80">
        <w:rPr>
          <w:color w:val="000000" w:themeColor="text1"/>
        </w:rPr>
        <w:t>des</w:t>
      </w:r>
      <w:proofErr w:type="gramEnd"/>
      <w:r w:rsidR="003D4C80">
        <w:rPr>
          <w:color w:val="000000" w:themeColor="text1"/>
        </w:rPr>
        <w:t xml:space="preserve"> guidance on question quality by setting a community standard. ‘</w:t>
      </w:r>
      <w:proofErr w:type="gramStart"/>
      <w:r w:rsidR="003D4C80">
        <w:rPr>
          <w:color w:val="000000" w:themeColor="text1"/>
        </w:rPr>
        <w:t>save</w:t>
      </w:r>
      <w:proofErr w:type="gramEnd"/>
      <w:r w:rsidR="003D4C80">
        <w:rPr>
          <w:color w:val="000000" w:themeColor="text1"/>
        </w:rPr>
        <w:t xml:space="preserve"> draft’ and ‘post question’ button allows for multiple workflows and allowing students to come back to their question to complete at a later time.</w:t>
      </w:r>
    </w:p>
    <w:p w14:paraId="1879E40E" w14:textId="77777777" w:rsidR="00154EDB" w:rsidRDefault="003D4C80" w:rsidP="00C02ECC">
      <w:pPr>
        <w:rPr>
          <w:color w:val="000000" w:themeColor="text1"/>
        </w:rPr>
      </w:pPr>
      <w:r>
        <w:rPr>
          <w:color w:val="000000" w:themeColor="text1"/>
        </w:rPr>
        <w:t>A back-navigation link improves efficiency allowing students to return to home easily.</w:t>
      </w:r>
    </w:p>
    <w:p w14:paraId="63C98005" w14:textId="13FA6E4C" w:rsidR="003D4C80" w:rsidRDefault="00F453A3" w:rsidP="00C02ECC">
      <w:pPr>
        <w:rPr>
          <w:color w:val="000000" w:themeColor="text1"/>
        </w:rPr>
      </w:pPr>
      <w:r>
        <w:rPr>
          <w:color w:val="000000" w:themeColor="text1"/>
        </w:rPr>
        <w:t>Combined, these design choices directly support the project goal of enabling self-directed help-seeking.</w:t>
      </w:r>
    </w:p>
    <w:p w14:paraId="2C640768" w14:textId="77777777" w:rsidR="00F453A3" w:rsidRDefault="00F453A3" w:rsidP="00C02ECC">
      <w:pPr>
        <w:rPr>
          <w:color w:val="000000" w:themeColor="text1"/>
        </w:rPr>
      </w:pPr>
    </w:p>
    <w:p w14:paraId="15B3A4F6" w14:textId="77777777" w:rsidR="00F453A3" w:rsidRDefault="00F453A3" w:rsidP="00C02ECC">
      <w:pPr>
        <w:rPr>
          <w:color w:val="000000" w:themeColor="text1"/>
        </w:rPr>
      </w:pPr>
    </w:p>
    <w:p w14:paraId="7698A0E3" w14:textId="6FCCB39E" w:rsidR="007926A5" w:rsidRDefault="007926A5" w:rsidP="00C02ECC">
      <w:pPr>
        <w:rPr>
          <w:color w:val="000000" w:themeColor="text1"/>
        </w:rPr>
      </w:pPr>
      <w:r>
        <w:rPr>
          <w:color w:val="000000" w:themeColor="text1"/>
        </w:rPr>
        <w:t>Question detail page</w:t>
      </w:r>
    </w:p>
    <w:p w14:paraId="5EA54273" w14:textId="08756C0A" w:rsidR="007926A5" w:rsidRDefault="00E10863" w:rsidP="00C02ECC">
      <w:pPr>
        <w:rPr>
          <w:color w:val="000000" w:themeColor="text1"/>
        </w:rPr>
      </w:pPr>
      <w:r w:rsidRPr="00E10863">
        <w:rPr>
          <w:color w:val="000000" w:themeColor="text1"/>
        </w:rPr>
        <w:lastRenderedPageBreak/>
        <w:drawing>
          <wp:inline distT="0" distB="0" distL="0" distR="0" wp14:anchorId="1BBE769B" wp14:editId="3D81EE76">
            <wp:extent cx="5732145" cy="4677410"/>
            <wp:effectExtent l="0" t="0" r="1905" b="8890"/>
            <wp:docPr id="1754153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53617" name="Picture 1" descr="A screenshot of a computer&#10;&#10;AI-generated content may be incorrect."/>
                    <pic:cNvPicPr/>
                  </pic:nvPicPr>
                  <pic:blipFill>
                    <a:blip r:embed="rId32"/>
                    <a:stretch>
                      <a:fillRect/>
                    </a:stretch>
                  </pic:blipFill>
                  <pic:spPr>
                    <a:xfrm>
                      <a:off x="0" y="0"/>
                      <a:ext cx="5732145" cy="4677410"/>
                    </a:xfrm>
                    <a:prstGeom prst="rect">
                      <a:avLst/>
                    </a:prstGeom>
                  </pic:spPr>
                </pic:pic>
              </a:graphicData>
            </a:graphic>
          </wp:inline>
        </w:drawing>
      </w:r>
    </w:p>
    <w:p w14:paraId="3455BCFE" w14:textId="408C8A55" w:rsidR="00881E48" w:rsidRDefault="00881E48" w:rsidP="00C02ECC">
      <w:pPr>
        <w:rPr>
          <w:color w:val="000000" w:themeColor="text1"/>
        </w:rPr>
      </w:pPr>
    </w:p>
    <w:p w14:paraId="64E02A63" w14:textId="5882A55E" w:rsidR="008B6434" w:rsidRDefault="00881E48" w:rsidP="00C02ECC">
      <w:pPr>
        <w:rPr>
          <w:color w:val="000000" w:themeColor="text1"/>
        </w:rPr>
      </w:pPr>
      <w:r>
        <w:rPr>
          <w:color w:val="000000" w:themeColor="text1"/>
        </w:rPr>
        <w:t>Question</w:t>
      </w:r>
      <w:r w:rsidR="00E10863">
        <w:rPr>
          <w:color w:val="000000" w:themeColor="text1"/>
        </w:rPr>
        <w:t>_detail</w:t>
      </w:r>
      <w:r>
        <w:rPr>
          <w:color w:val="000000" w:themeColor="text1"/>
        </w:rPr>
        <w:t>_page.html</w:t>
      </w:r>
    </w:p>
    <w:p w14:paraId="09931754" w14:textId="77777777" w:rsidR="00881E48" w:rsidRDefault="00881E48" w:rsidP="00C02ECC">
      <w:pPr>
        <w:rPr>
          <w:color w:val="000000" w:themeColor="text1"/>
        </w:rPr>
      </w:pPr>
    </w:p>
    <w:p w14:paraId="37F60F77" w14:textId="7FC3AA80" w:rsidR="00E05B4D" w:rsidRDefault="00881E48" w:rsidP="00C02ECC">
      <w:pPr>
        <w:rPr>
          <w:color w:val="000000" w:themeColor="text1"/>
        </w:rPr>
      </w:pPr>
      <w:r>
        <w:rPr>
          <w:color w:val="000000" w:themeColor="text1"/>
        </w:rPr>
        <w:t xml:space="preserve">The question detail page displays </w:t>
      </w:r>
      <w:r w:rsidR="00E05B4D">
        <w:rPr>
          <w:color w:val="000000" w:themeColor="text1"/>
        </w:rPr>
        <w:t xml:space="preserve">almost the entire </w:t>
      </w:r>
      <w:r w:rsidR="00D6679C">
        <w:rPr>
          <w:color w:val="000000" w:themeColor="text1"/>
        </w:rPr>
        <w:t>question</w:t>
      </w:r>
      <w:r w:rsidR="00E05B4D">
        <w:rPr>
          <w:color w:val="000000" w:themeColor="text1"/>
        </w:rPr>
        <w:t xml:space="preserve"> entity as well as the associated answers through semantic html structure, the question content uses &lt;h2&gt; and &lt;p</w:t>
      </w:r>
      <w:proofErr w:type="gramStart"/>
      <w:r w:rsidR="00E05B4D">
        <w:rPr>
          <w:color w:val="000000" w:themeColor="text1"/>
        </w:rPr>
        <w:t>&gt; ,showing</w:t>
      </w:r>
      <w:proofErr w:type="gramEnd"/>
      <w:r w:rsidR="00E05B4D">
        <w:rPr>
          <w:color w:val="000000" w:themeColor="text1"/>
        </w:rPr>
        <w:t xml:space="preserve"> </w:t>
      </w:r>
      <w:r w:rsidR="00D6679C">
        <w:rPr>
          <w:color w:val="000000" w:themeColor="text1"/>
        </w:rPr>
        <w:t>question</w:t>
      </w:r>
      <w:r w:rsidR="00E05B4D">
        <w:rPr>
          <w:color w:val="000000" w:themeColor="text1"/>
        </w:rPr>
        <w:t xml:space="preserve"> entity attributes (subject, content, time of post, author).</w:t>
      </w:r>
    </w:p>
    <w:p w14:paraId="2EE0DD29" w14:textId="7C050299" w:rsidR="00D6679C" w:rsidRDefault="00D6679C" w:rsidP="00C02ECC">
      <w:pPr>
        <w:rPr>
          <w:color w:val="000000" w:themeColor="text1"/>
        </w:rPr>
      </w:pPr>
      <w:r>
        <w:rPr>
          <w:color w:val="000000" w:themeColor="text1"/>
        </w:rPr>
        <w:t>Each answer is displayed in a &lt;div&gt; container showing the Answer entity content. The answer displays author name and level, linking the answer to its user. Vote buttons use &lt;input type</w:t>
      </w:r>
      <w:proofErr w:type="gramStart"/>
      <w:r>
        <w:rPr>
          <w:color w:val="000000" w:themeColor="text1"/>
        </w:rPr>
        <w:t>=”radio</w:t>
      </w:r>
      <w:proofErr w:type="gramEnd"/>
      <w:r>
        <w:rPr>
          <w:color w:val="000000" w:themeColor="text1"/>
        </w:rPr>
        <w:t xml:space="preserve">”&gt; elements therefore only allowing user to either upvote or downvote, </w:t>
      </w:r>
      <w:proofErr w:type="spellStart"/>
      <w:r>
        <w:rPr>
          <w:color w:val="000000" w:themeColor="text1"/>
        </w:rPr>
        <w:t>votecount</w:t>
      </w:r>
      <w:proofErr w:type="spellEnd"/>
      <w:r>
        <w:rPr>
          <w:color w:val="000000" w:themeColor="text1"/>
        </w:rPr>
        <w:t xml:space="preserve"> is displayed next to the button allowing students to identify well liked solutions that the community approves of.</w:t>
      </w:r>
    </w:p>
    <w:p w14:paraId="1BCE2411" w14:textId="77777777" w:rsidR="00215A01" w:rsidRDefault="00D6679C" w:rsidP="00C02ECC">
      <w:pPr>
        <w:rPr>
          <w:color w:val="000000" w:themeColor="text1"/>
        </w:rPr>
      </w:pPr>
      <w:r>
        <w:rPr>
          <w:color w:val="000000" w:themeColor="text1"/>
        </w:rPr>
        <w:t>An answer form using semantic &lt;form&gt; and &lt;</w:t>
      </w:r>
      <w:proofErr w:type="spellStart"/>
      <w:r>
        <w:rPr>
          <w:color w:val="000000" w:themeColor="text1"/>
        </w:rPr>
        <w:t>textarea</w:t>
      </w:r>
      <w:proofErr w:type="spellEnd"/>
      <w:r>
        <w:rPr>
          <w:color w:val="000000" w:themeColor="text1"/>
        </w:rPr>
        <w:t>&gt; enables creation of new Answers (new answer</w:t>
      </w:r>
      <w:r w:rsidR="00215A01">
        <w:rPr>
          <w:color w:val="000000" w:themeColor="text1"/>
        </w:rPr>
        <w:t xml:space="preserve"> entity record) while ‘save draft’ and ‘post your answer’ supports multiple workflows.</w:t>
      </w:r>
    </w:p>
    <w:p w14:paraId="7A03D231" w14:textId="48133B26" w:rsidR="00881E48" w:rsidRDefault="00215A01" w:rsidP="00C02ECC">
      <w:pPr>
        <w:rPr>
          <w:color w:val="000000" w:themeColor="text1"/>
        </w:rPr>
      </w:pPr>
      <w:r>
        <w:rPr>
          <w:color w:val="000000" w:themeColor="text1"/>
        </w:rPr>
        <w:t>This design supports the project goal of helping students find trustworthy answers by showing author reputation level and vote count, students can easily identify useful solutions</w:t>
      </w:r>
      <w:r w:rsidR="00D6679C">
        <w:rPr>
          <w:color w:val="000000" w:themeColor="text1"/>
        </w:rPr>
        <w:t xml:space="preserve"> </w:t>
      </w:r>
      <w:r w:rsidR="00E05B4D">
        <w:rPr>
          <w:color w:val="000000" w:themeColor="text1"/>
        </w:rPr>
        <w:t xml:space="preserve">  </w:t>
      </w:r>
    </w:p>
    <w:p w14:paraId="1BCC5FC4" w14:textId="77777777" w:rsidR="008B6434" w:rsidRPr="008B6434" w:rsidRDefault="008B6434" w:rsidP="00C02ECC">
      <w:pPr>
        <w:rPr>
          <w:color w:val="000000" w:themeColor="text1"/>
        </w:rPr>
      </w:pPr>
    </w:p>
    <w:sectPr w:rsidR="008B6434" w:rsidRPr="008B6434" w:rsidSect="00B172D6">
      <w:footerReference w:type="default" r:id="rId33"/>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DE030" w14:textId="77777777" w:rsidR="00EA2D23" w:rsidRDefault="00EA2D23" w:rsidP="001F7745">
      <w:r>
        <w:separator/>
      </w:r>
    </w:p>
  </w:endnote>
  <w:endnote w:type="continuationSeparator" w:id="0">
    <w:p w14:paraId="5495B70D" w14:textId="77777777" w:rsidR="00EA2D23" w:rsidRDefault="00EA2D23" w:rsidP="001F7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807235"/>
      <w:docPartObj>
        <w:docPartGallery w:val="Page Numbers (Bottom of Page)"/>
        <w:docPartUnique/>
      </w:docPartObj>
    </w:sdtPr>
    <w:sdtEndPr>
      <w:rPr>
        <w:noProof/>
      </w:rPr>
    </w:sdtEndPr>
    <w:sdtContent>
      <w:p w14:paraId="27280056" w14:textId="5005A613" w:rsidR="001B4FCC" w:rsidRDefault="001B4F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6AE84C" w14:textId="77777777" w:rsidR="001B4FCC" w:rsidRDefault="001B4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A15BC" w14:textId="77777777" w:rsidR="00EA2D23" w:rsidRDefault="00EA2D23" w:rsidP="001F7745">
      <w:r>
        <w:separator/>
      </w:r>
    </w:p>
  </w:footnote>
  <w:footnote w:type="continuationSeparator" w:id="0">
    <w:p w14:paraId="03541FEB" w14:textId="77777777" w:rsidR="00EA2D23" w:rsidRDefault="00EA2D23" w:rsidP="001F7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1308C6"/>
    <w:multiLevelType w:val="hybridMultilevel"/>
    <w:tmpl w:val="C2C0BF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8946451"/>
    <w:multiLevelType w:val="hybridMultilevel"/>
    <w:tmpl w:val="C2C0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A36950"/>
    <w:multiLevelType w:val="hybridMultilevel"/>
    <w:tmpl w:val="506CC250"/>
    <w:lvl w:ilvl="0" w:tplc="D54410C8">
      <w:numFmt w:val="bullet"/>
      <w:lvlText w:val="-"/>
      <w:lvlJc w:val="left"/>
      <w:pPr>
        <w:ind w:left="720" w:hanging="360"/>
      </w:pPr>
      <w:rPr>
        <w:rFonts w:ascii="Palatino Linotype" w:eastAsia="SimSun" w:hAnsi="Palatino Linotyp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803522">
    <w:abstractNumId w:val="0"/>
  </w:num>
  <w:num w:numId="2" w16cid:durableId="1194732685">
    <w:abstractNumId w:val="3"/>
  </w:num>
  <w:num w:numId="3" w16cid:durableId="1650743991">
    <w:abstractNumId w:val="2"/>
  </w:num>
  <w:num w:numId="4" w16cid:durableId="13828284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imei HU (TP)">
    <w15:presenceInfo w15:providerId="AD" w15:userId="S::huhuimei@TP.EDU.SG::a29a4bbc-18db-490d-a67f-1aa7bbd5f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D6"/>
    <w:rsid w:val="00020EF0"/>
    <w:rsid w:val="00026D03"/>
    <w:rsid w:val="00047B9A"/>
    <w:rsid w:val="000655BC"/>
    <w:rsid w:val="000807DB"/>
    <w:rsid w:val="00080CC5"/>
    <w:rsid w:val="00093DE7"/>
    <w:rsid w:val="000A13AE"/>
    <w:rsid w:val="000A1AAB"/>
    <w:rsid w:val="000B2267"/>
    <w:rsid w:val="000B7826"/>
    <w:rsid w:val="000C7EA3"/>
    <w:rsid w:val="000D0D09"/>
    <w:rsid w:val="000D6B3C"/>
    <w:rsid w:val="000F1F29"/>
    <w:rsid w:val="000F3E24"/>
    <w:rsid w:val="001003BD"/>
    <w:rsid w:val="00103043"/>
    <w:rsid w:val="00124925"/>
    <w:rsid w:val="00127B70"/>
    <w:rsid w:val="001314A7"/>
    <w:rsid w:val="001422DD"/>
    <w:rsid w:val="00146863"/>
    <w:rsid w:val="001469F7"/>
    <w:rsid w:val="00146F50"/>
    <w:rsid w:val="00150DED"/>
    <w:rsid w:val="00154EDB"/>
    <w:rsid w:val="00172351"/>
    <w:rsid w:val="00173444"/>
    <w:rsid w:val="00174CCA"/>
    <w:rsid w:val="0018131F"/>
    <w:rsid w:val="001A1547"/>
    <w:rsid w:val="001A7AB1"/>
    <w:rsid w:val="001B4FCC"/>
    <w:rsid w:val="001C279C"/>
    <w:rsid w:val="001C648E"/>
    <w:rsid w:val="001E1DAF"/>
    <w:rsid w:val="001E66E0"/>
    <w:rsid w:val="001F0977"/>
    <w:rsid w:val="001F5367"/>
    <w:rsid w:val="001F719D"/>
    <w:rsid w:val="001F7745"/>
    <w:rsid w:val="00212815"/>
    <w:rsid w:val="00213FC2"/>
    <w:rsid w:val="00215A01"/>
    <w:rsid w:val="0023240A"/>
    <w:rsid w:val="00234545"/>
    <w:rsid w:val="00241D46"/>
    <w:rsid w:val="00247EB2"/>
    <w:rsid w:val="002842F9"/>
    <w:rsid w:val="002875F0"/>
    <w:rsid w:val="00287B84"/>
    <w:rsid w:val="00290A99"/>
    <w:rsid w:val="0029317B"/>
    <w:rsid w:val="002C05E5"/>
    <w:rsid w:val="002C4D37"/>
    <w:rsid w:val="002D5BE9"/>
    <w:rsid w:val="002D73E4"/>
    <w:rsid w:val="00301D81"/>
    <w:rsid w:val="003069AA"/>
    <w:rsid w:val="003154DB"/>
    <w:rsid w:val="00321B4E"/>
    <w:rsid w:val="0032204F"/>
    <w:rsid w:val="0033089A"/>
    <w:rsid w:val="003317F8"/>
    <w:rsid w:val="003466E8"/>
    <w:rsid w:val="00346BD6"/>
    <w:rsid w:val="00352B4A"/>
    <w:rsid w:val="0035783B"/>
    <w:rsid w:val="00372D50"/>
    <w:rsid w:val="00381757"/>
    <w:rsid w:val="00392AA4"/>
    <w:rsid w:val="0039408D"/>
    <w:rsid w:val="003A5FB9"/>
    <w:rsid w:val="003B47ED"/>
    <w:rsid w:val="003B7078"/>
    <w:rsid w:val="003C25D0"/>
    <w:rsid w:val="003C30A1"/>
    <w:rsid w:val="003D4C80"/>
    <w:rsid w:val="003E1B40"/>
    <w:rsid w:val="003F026C"/>
    <w:rsid w:val="003F0B9F"/>
    <w:rsid w:val="003F32F0"/>
    <w:rsid w:val="003F6DE8"/>
    <w:rsid w:val="00412558"/>
    <w:rsid w:val="0042172A"/>
    <w:rsid w:val="004236CD"/>
    <w:rsid w:val="00424B79"/>
    <w:rsid w:val="00426EF9"/>
    <w:rsid w:val="0044199C"/>
    <w:rsid w:val="00450576"/>
    <w:rsid w:val="00451B03"/>
    <w:rsid w:val="0045467A"/>
    <w:rsid w:val="0047630E"/>
    <w:rsid w:val="00477664"/>
    <w:rsid w:val="00483D6F"/>
    <w:rsid w:val="00493D72"/>
    <w:rsid w:val="004B312A"/>
    <w:rsid w:val="004B5758"/>
    <w:rsid w:val="004E7053"/>
    <w:rsid w:val="004F068F"/>
    <w:rsid w:val="00527A31"/>
    <w:rsid w:val="00540D4D"/>
    <w:rsid w:val="00541050"/>
    <w:rsid w:val="0054148D"/>
    <w:rsid w:val="00543E7C"/>
    <w:rsid w:val="00547CA0"/>
    <w:rsid w:val="00573916"/>
    <w:rsid w:val="00580C2A"/>
    <w:rsid w:val="00584EF2"/>
    <w:rsid w:val="005A1A9C"/>
    <w:rsid w:val="005C3653"/>
    <w:rsid w:val="005C6254"/>
    <w:rsid w:val="005D3F71"/>
    <w:rsid w:val="005F60DD"/>
    <w:rsid w:val="00602DC4"/>
    <w:rsid w:val="0063303C"/>
    <w:rsid w:val="00640A37"/>
    <w:rsid w:val="00664359"/>
    <w:rsid w:val="00671706"/>
    <w:rsid w:val="006875A9"/>
    <w:rsid w:val="00692043"/>
    <w:rsid w:val="006A4BA0"/>
    <w:rsid w:val="006B05E4"/>
    <w:rsid w:val="006B5B44"/>
    <w:rsid w:val="006B6955"/>
    <w:rsid w:val="006D24EA"/>
    <w:rsid w:val="006F200E"/>
    <w:rsid w:val="006F5E7D"/>
    <w:rsid w:val="007015C8"/>
    <w:rsid w:val="007030C7"/>
    <w:rsid w:val="00707657"/>
    <w:rsid w:val="00711BE4"/>
    <w:rsid w:val="00724700"/>
    <w:rsid w:val="007301EF"/>
    <w:rsid w:val="007307EC"/>
    <w:rsid w:val="0073532A"/>
    <w:rsid w:val="0076242F"/>
    <w:rsid w:val="00766771"/>
    <w:rsid w:val="00783B26"/>
    <w:rsid w:val="00785582"/>
    <w:rsid w:val="007926A5"/>
    <w:rsid w:val="00794C32"/>
    <w:rsid w:val="0079583D"/>
    <w:rsid w:val="00797A24"/>
    <w:rsid w:val="00797C3C"/>
    <w:rsid w:val="007A04D0"/>
    <w:rsid w:val="007A0D9E"/>
    <w:rsid w:val="007A76D0"/>
    <w:rsid w:val="007B120E"/>
    <w:rsid w:val="007C49CA"/>
    <w:rsid w:val="007C59DF"/>
    <w:rsid w:val="007E05FA"/>
    <w:rsid w:val="007E0F80"/>
    <w:rsid w:val="007E7623"/>
    <w:rsid w:val="00801BEB"/>
    <w:rsid w:val="008068B1"/>
    <w:rsid w:val="00813492"/>
    <w:rsid w:val="0085177C"/>
    <w:rsid w:val="008540BF"/>
    <w:rsid w:val="008712B6"/>
    <w:rsid w:val="00871FE4"/>
    <w:rsid w:val="00872CF6"/>
    <w:rsid w:val="008805B4"/>
    <w:rsid w:val="0088129E"/>
    <w:rsid w:val="00881E48"/>
    <w:rsid w:val="00883EC3"/>
    <w:rsid w:val="00891C4F"/>
    <w:rsid w:val="008A1302"/>
    <w:rsid w:val="008A5D37"/>
    <w:rsid w:val="008B6434"/>
    <w:rsid w:val="008C0FA8"/>
    <w:rsid w:val="008C344F"/>
    <w:rsid w:val="008D03ED"/>
    <w:rsid w:val="008D150A"/>
    <w:rsid w:val="008E6199"/>
    <w:rsid w:val="008F0DAF"/>
    <w:rsid w:val="008F2259"/>
    <w:rsid w:val="009046EF"/>
    <w:rsid w:val="00906095"/>
    <w:rsid w:val="00915940"/>
    <w:rsid w:val="009245C5"/>
    <w:rsid w:val="00975785"/>
    <w:rsid w:val="0097628D"/>
    <w:rsid w:val="009806DA"/>
    <w:rsid w:val="009A1052"/>
    <w:rsid w:val="009C27A9"/>
    <w:rsid w:val="009C7A3D"/>
    <w:rsid w:val="009F1883"/>
    <w:rsid w:val="009F322B"/>
    <w:rsid w:val="009F5E36"/>
    <w:rsid w:val="00A02391"/>
    <w:rsid w:val="00A0477E"/>
    <w:rsid w:val="00A07C12"/>
    <w:rsid w:val="00A14E86"/>
    <w:rsid w:val="00A22ADC"/>
    <w:rsid w:val="00A24EA1"/>
    <w:rsid w:val="00A27C1F"/>
    <w:rsid w:val="00A3719D"/>
    <w:rsid w:val="00A57DBF"/>
    <w:rsid w:val="00A702E5"/>
    <w:rsid w:val="00A76DF0"/>
    <w:rsid w:val="00A82A96"/>
    <w:rsid w:val="00A84CB7"/>
    <w:rsid w:val="00A906C1"/>
    <w:rsid w:val="00A9293B"/>
    <w:rsid w:val="00AB207C"/>
    <w:rsid w:val="00AB6DEC"/>
    <w:rsid w:val="00AC0AEA"/>
    <w:rsid w:val="00AD6028"/>
    <w:rsid w:val="00AF44C4"/>
    <w:rsid w:val="00B00706"/>
    <w:rsid w:val="00B03E4C"/>
    <w:rsid w:val="00B172D6"/>
    <w:rsid w:val="00B30563"/>
    <w:rsid w:val="00B31323"/>
    <w:rsid w:val="00B36DE9"/>
    <w:rsid w:val="00B37C40"/>
    <w:rsid w:val="00B429FA"/>
    <w:rsid w:val="00B43E4B"/>
    <w:rsid w:val="00B45E89"/>
    <w:rsid w:val="00B464B3"/>
    <w:rsid w:val="00B477EB"/>
    <w:rsid w:val="00B47FEA"/>
    <w:rsid w:val="00B52844"/>
    <w:rsid w:val="00B5519D"/>
    <w:rsid w:val="00B625D4"/>
    <w:rsid w:val="00B81302"/>
    <w:rsid w:val="00B832D2"/>
    <w:rsid w:val="00BA419C"/>
    <w:rsid w:val="00BB076E"/>
    <w:rsid w:val="00BB55DC"/>
    <w:rsid w:val="00BF0716"/>
    <w:rsid w:val="00BF3445"/>
    <w:rsid w:val="00BF6DD6"/>
    <w:rsid w:val="00C02ECC"/>
    <w:rsid w:val="00C042F8"/>
    <w:rsid w:val="00C04E93"/>
    <w:rsid w:val="00C26ED6"/>
    <w:rsid w:val="00C35D9B"/>
    <w:rsid w:val="00C5311A"/>
    <w:rsid w:val="00C61353"/>
    <w:rsid w:val="00C63F8B"/>
    <w:rsid w:val="00C72690"/>
    <w:rsid w:val="00C8509E"/>
    <w:rsid w:val="00C95603"/>
    <w:rsid w:val="00CA029D"/>
    <w:rsid w:val="00CC07CA"/>
    <w:rsid w:val="00CC41F8"/>
    <w:rsid w:val="00CD0631"/>
    <w:rsid w:val="00CD3D06"/>
    <w:rsid w:val="00CE16CD"/>
    <w:rsid w:val="00CE3C4D"/>
    <w:rsid w:val="00CF3BD3"/>
    <w:rsid w:val="00D11AFC"/>
    <w:rsid w:val="00D21454"/>
    <w:rsid w:val="00D4232F"/>
    <w:rsid w:val="00D53159"/>
    <w:rsid w:val="00D5773B"/>
    <w:rsid w:val="00D6679C"/>
    <w:rsid w:val="00D91B74"/>
    <w:rsid w:val="00D97F65"/>
    <w:rsid w:val="00DC41D0"/>
    <w:rsid w:val="00DD0640"/>
    <w:rsid w:val="00DD3A18"/>
    <w:rsid w:val="00DE4903"/>
    <w:rsid w:val="00DF06E8"/>
    <w:rsid w:val="00DF18C0"/>
    <w:rsid w:val="00E05B4D"/>
    <w:rsid w:val="00E101D0"/>
    <w:rsid w:val="00E10863"/>
    <w:rsid w:val="00E1457F"/>
    <w:rsid w:val="00E25E12"/>
    <w:rsid w:val="00E33CC7"/>
    <w:rsid w:val="00E34936"/>
    <w:rsid w:val="00E43507"/>
    <w:rsid w:val="00E50985"/>
    <w:rsid w:val="00E54357"/>
    <w:rsid w:val="00E5498C"/>
    <w:rsid w:val="00E651F2"/>
    <w:rsid w:val="00E70E96"/>
    <w:rsid w:val="00E72213"/>
    <w:rsid w:val="00E859C4"/>
    <w:rsid w:val="00EA2D23"/>
    <w:rsid w:val="00ED2736"/>
    <w:rsid w:val="00EE6515"/>
    <w:rsid w:val="00EF13F7"/>
    <w:rsid w:val="00F33671"/>
    <w:rsid w:val="00F342BC"/>
    <w:rsid w:val="00F41292"/>
    <w:rsid w:val="00F42FBE"/>
    <w:rsid w:val="00F453A3"/>
    <w:rsid w:val="00F5528E"/>
    <w:rsid w:val="00F57345"/>
    <w:rsid w:val="00F86EBB"/>
    <w:rsid w:val="00F970F0"/>
    <w:rsid w:val="00FA3255"/>
    <w:rsid w:val="00FB0A57"/>
    <w:rsid w:val="00FB33F1"/>
    <w:rsid w:val="00FC414D"/>
    <w:rsid w:val="00FE5623"/>
    <w:rsid w:val="032E4145"/>
    <w:rsid w:val="0D6E63B2"/>
    <w:rsid w:val="21B1C56A"/>
    <w:rsid w:val="233BDB46"/>
    <w:rsid w:val="28951DE3"/>
    <w:rsid w:val="2B0B3165"/>
    <w:rsid w:val="2FC62A36"/>
    <w:rsid w:val="442BF769"/>
    <w:rsid w:val="46B4D16E"/>
    <w:rsid w:val="4C801070"/>
    <w:rsid w:val="4EAFF773"/>
    <w:rsid w:val="51484237"/>
    <w:rsid w:val="5678681D"/>
    <w:rsid w:val="6766C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9B968"/>
  <w15:chartTrackingRefBased/>
  <w15:docId w15:val="{D6901189-05FB-45C9-AD2D-6DA2D9201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6DA"/>
    <w:pPr>
      <w:spacing w:after="0" w:line="240" w:lineRule="auto"/>
    </w:pPr>
    <w:rPr>
      <w:rFonts w:ascii="Arial" w:eastAsia="Times New Roman" w:hAnsi="Arial" w:cs="Arial"/>
      <w:kern w:val="0"/>
      <w:sz w:val="24"/>
      <w:szCs w:val="20"/>
      <w:lang w:val="en-GB"/>
      <w14:ligatures w14:val="none"/>
    </w:rPr>
  </w:style>
  <w:style w:type="paragraph" w:styleId="Heading1">
    <w:name w:val="heading 1"/>
    <w:basedOn w:val="Normal"/>
    <w:next w:val="Normal"/>
    <w:link w:val="Heading1Char"/>
    <w:uiPriority w:val="9"/>
    <w:qFormat/>
    <w:rsid w:val="00DC41D0"/>
    <w:pPr>
      <w:keepNext/>
      <w:keepLines/>
      <w:spacing w:before="360" w:after="80"/>
      <w:outlineLvl w:val="0"/>
    </w:pPr>
    <w:rPr>
      <w:rFonts w:ascii="Times" w:eastAsiaTheme="majorEastAsia" w:hAnsi="Times" w:cstheme="majorBidi"/>
      <w:color w:val="000000" w:themeColor="text1"/>
      <w:sz w:val="40"/>
      <w:szCs w:val="40"/>
    </w:rPr>
  </w:style>
  <w:style w:type="paragraph" w:styleId="Heading2">
    <w:name w:val="heading 2"/>
    <w:basedOn w:val="Normal"/>
    <w:next w:val="Normal"/>
    <w:link w:val="Heading2Char"/>
    <w:uiPriority w:val="9"/>
    <w:unhideWhenUsed/>
    <w:qFormat/>
    <w:rsid w:val="00DC41D0"/>
    <w:pPr>
      <w:keepNext/>
      <w:keepLines/>
      <w:spacing w:before="160" w:after="80"/>
      <w:outlineLvl w:val="1"/>
    </w:pPr>
    <w:rPr>
      <w:rFonts w:ascii="Times" w:eastAsiaTheme="majorEastAsia" w:hAnsi="Time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1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0"/>
    <w:rPr>
      <w:rFonts w:ascii="Times" w:eastAsiaTheme="majorEastAsia" w:hAnsi="Times" w:cstheme="majorBidi"/>
      <w:color w:val="000000" w:themeColor="text1"/>
      <w:kern w:val="0"/>
      <w:sz w:val="40"/>
      <w:szCs w:val="40"/>
      <w:lang w:val="en-GB"/>
      <w14:ligatures w14:val="none"/>
    </w:rPr>
  </w:style>
  <w:style w:type="character" w:customStyle="1" w:styleId="Heading2Char">
    <w:name w:val="Heading 2 Char"/>
    <w:basedOn w:val="DefaultParagraphFont"/>
    <w:link w:val="Heading2"/>
    <w:uiPriority w:val="9"/>
    <w:rsid w:val="00DC41D0"/>
    <w:rPr>
      <w:rFonts w:ascii="Times" w:eastAsiaTheme="majorEastAsia" w:hAnsi="Times" w:cstheme="majorBidi"/>
      <w:b/>
      <w:color w:val="000000" w:themeColor="text1"/>
      <w:kern w:val="0"/>
      <w:sz w:val="32"/>
      <w:szCs w:val="32"/>
      <w:lang w:val="en-GB"/>
      <w14:ligatures w14:val="none"/>
    </w:rPr>
  </w:style>
  <w:style w:type="character" w:customStyle="1" w:styleId="Heading3Char">
    <w:name w:val="Heading 3 Char"/>
    <w:basedOn w:val="DefaultParagraphFont"/>
    <w:link w:val="Heading3"/>
    <w:uiPriority w:val="9"/>
    <w:semiHidden/>
    <w:rsid w:val="00B1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D6"/>
    <w:rPr>
      <w:rFonts w:eastAsiaTheme="majorEastAsia" w:cstheme="majorBidi"/>
      <w:color w:val="272727" w:themeColor="text1" w:themeTint="D8"/>
    </w:rPr>
  </w:style>
  <w:style w:type="paragraph" w:styleId="Title">
    <w:name w:val="Title"/>
    <w:basedOn w:val="Normal"/>
    <w:next w:val="Normal"/>
    <w:link w:val="TitleChar"/>
    <w:uiPriority w:val="10"/>
    <w:qFormat/>
    <w:rsid w:val="00B1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2D6"/>
    <w:rPr>
      <w:i/>
      <w:iCs/>
      <w:color w:val="404040" w:themeColor="text1" w:themeTint="BF"/>
    </w:rPr>
  </w:style>
  <w:style w:type="paragraph" w:styleId="ListParagraph">
    <w:name w:val="List Paragraph"/>
    <w:basedOn w:val="Normal"/>
    <w:uiPriority w:val="34"/>
    <w:qFormat/>
    <w:rsid w:val="00B172D6"/>
    <w:pPr>
      <w:ind w:left="720"/>
      <w:contextualSpacing/>
    </w:pPr>
  </w:style>
  <w:style w:type="character" w:styleId="IntenseEmphasis">
    <w:name w:val="Intense Emphasis"/>
    <w:basedOn w:val="DefaultParagraphFont"/>
    <w:uiPriority w:val="21"/>
    <w:qFormat/>
    <w:rsid w:val="00B172D6"/>
    <w:rPr>
      <w:i/>
      <w:iCs/>
      <w:color w:val="0F4761" w:themeColor="accent1" w:themeShade="BF"/>
    </w:rPr>
  </w:style>
  <w:style w:type="paragraph" w:styleId="IntenseQuote">
    <w:name w:val="Intense Quote"/>
    <w:basedOn w:val="Normal"/>
    <w:next w:val="Normal"/>
    <w:link w:val="IntenseQuoteChar"/>
    <w:uiPriority w:val="30"/>
    <w:qFormat/>
    <w:rsid w:val="00B1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D6"/>
    <w:rPr>
      <w:i/>
      <w:iCs/>
      <w:color w:val="0F4761" w:themeColor="accent1" w:themeShade="BF"/>
    </w:rPr>
  </w:style>
  <w:style w:type="character" w:styleId="IntenseReference">
    <w:name w:val="Intense Reference"/>
    <w:basedOn w:val="DefaultParagraphFont"/>
    <w:uiPriority w:val="32"/>
    <w:qFormat/>
    <w:rsid w:val="00B172D6"/>
    <w:rPr>
      <w:b/>
      <w:bCs/>
      <w:smallCaps/>
      <w:color w:val="0F4761" w:themeColor="accent1" w:themeShade="BF"/>
      <w:spacing w:val="5"/>
    </w:rPr>
  </w:style>
  <w:style w:type="character" w:styleId="Hyperlink">
    <w:name w:val="Hyperlink"/>
    <w:uiPriority w:val="99"/>
    <w:unhideWhenUsed/>
    <w:rsid w:val="00B172D6"/>
    <w:rPr>
      <w:color w:val="0000FF"/>
      <w:u w:val="single"/>
    </w:rPr>
  </w:style>
  <w:style w:type="paragraph" w:styleId="CommentText">
    <w:name w:val="annotation text"/>
    <w:basedOn w:val="Normal"/>
    <w:link w:val="CommentTextChar"/>
    <w:uiPriority w:val="99"/>
    <w:unhideWhenUsed/>
    <w:rsid w:val="00B172D6"/>
    <w:pPr>
      <w:jc w:val="both"/>
    </w:pPr>
    <w:rPr>
      <w:rFonts w:eastAsia="SimSun" w:cs="Times New Roman"/>
      <w:sz w:val="20"/>
      <w:lang w:val="en-SG"/>
    </w:rPr>
  </w:style>
  <w:style w:type="character" w:customStyle="1" w:styleId="CommentTextChar">
    <w:name w:val="Comment Text Char"/>
    <w:basedOn w:val="DefaultParagraphFont"/>
    <w:link w:val="CommentText"/>
    <w:uiPriority w:val="99"/>
    <w:rsid w:val="00B172D6"/>
    <w:rPr>
      <w:rFonts w:ascii="Arial" w:eastAsia="SimSun" w:hAnsi="Arial" w:cs="Times New Roman"/>
      <w:kern w:val="0"/>
      <w:sz w:val="20"/>
      <w:szCs w:val="20"/>
      <w:lang w:val="en-SG"/>
      <w14:ligatures w14:val="none"/>
    </w:rPr>
  </w:style>
  <w:style w:type="character" w:styleId="CommentReference">
    <w:name w:val="annotation reference"/>
    <w:basedOn w:val="DefaultParagraphFont"/>
    <w:uiPriority w:val="99"/>
    <w:semiHidden/>
    <w:unhideWhenUsed/>
    <w:rsid w:val="00B172D6"/>
    <w:rPr>
      <w:sz w:val="16"/>
      <w:szCs w:val="16"/>
    </w:rPr>
  </w:style>
  <w:style w:type="paragraph" w:styleId="TOCHeading">
    <w:name w:val="TOC Heading"/>
    <w:basedOn w:val="Heading1"/>
    <w:next w:val="Normal"/>
    <w:uiPriority w:val="39"/>
    <w:unhideWhenUsed/>
    <w:qFormat/>
    <w:rsid w:val="00B172D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172D6"/>
    <w:pPr>
      <w:spacing w:after="100"/>
    </w:pPr>
  </w:style>
  <w:style w:type="paragraph" w:customStyle="1" w:styleId="TPHeading">
    <w:name w:val="TP_Heading"/>
    <w:basedOn w:val="Normal"/>
    <w:link w:val="TPHeadingChar"/>
    <w:qFormat/>
    <w:rsid w:val="00B172D6"/>
    <w:pPr>
      <w:keepNext/>
      <w:pBdr>
        <w:bottom w:val="single" w:sz="6" w:space="1" w:color="auto"/>
      </w:pBdr>
      <w:shd w:val="pct5" w:color="auto" w:fill="auto"/>
      <w:outlineLvl w:val="5"/>
    </w:pPr>
    <w:rPr>
      <w:rFonts w:ascii="Palatino Linotype" w:hAnsi="Palatino Linotype" w:cs="Times New Roman"/>
      <w:b/>
      <w:sz w:val="28"/>
    </w:rPr>
  </w:style>
  <w:style w:type="character" w:customStyle="1" w:styleId="TPHeadingChar">
    <w:name w:val="TP_Heading Char"/>
    <w:basedOn w:val="DefaultParagraphFont"/>
    <w:link w:val="TPHeading"/>
    <w:rsid w:val="00B172D6"/>
    <w:rPr>
      <w:rFonts w:ascii="Palatino Linotype" w:eastAsia="Times New Roman" w:hAnsi="Palatino Linotype" w:cs="Times New Roman"/>
      <w:b/>
      <w:kern w:val="0"/>
      <w:sz w:val="28"/>
      <w:szCs w:val="20"/>
      <w:shd w:val="pct5" w:color="auto" w:fill="auto"/>
      <w:lang w:val="en-GB"/>
      <w14:ligatures w14:val="none"/>
    </w:rPr>
  </w:style>
  <w:style w:type="paragraph" w:customStyle="1" w:styleId="TPsubheading1">
    <w:name w:val="TP_subheading1"/>
    <w:basedOn w:val="Normal"/>
    <w:next w:val="TPHeading"/>
    <w:link w:val="TPsubheading1Char"/>
    <w:qFormat/>
    <w:rsid w:val="00B172D6"/>
    <w:pPr>
      <w:tabs>
        <w:tab w:val="left" w:pos="360"/>
      </w:tabs>
      <w:jc w:val="both"/>
    </w:pPr>
    <w:rPr>
      <w:rFonts w:ascii="Times New Roman" w:eastAsia="SimSun" w:hAnsi="Times New Roman" w:cs="Times New Roman"/>
      <w:b/>
      <w:bCs/>
      <w:szCs w:val="24"/>
      <w:lang w:val="en-US" w:eastAsia="zh-CN"/>
    </w:rPr>
  </w:style>
  <w:style w:type="character" w:customStyle="1" w:styleId="TPsubheading1Char">
    <w:name w:val="TP_subheading1 Char"/>
    <w:basedOn w:val="DefaultParagraphFont"/>
    <w:link w:val="TPsubheading1"/>
    <w:rsid w:val="00B172D6"/>
    <w:rPr>
      <w:rFonts w:ascii="Times New Roman" w:eastAsia="SimSun" w:hAnsi="Times New Roman" w:cs="Times New Roman"/>
      <w:b/>
      <w:bCs/>
      <w:kern w:val="0"/>
      <w:sz w:val="24"/>
      <w:szCs w:val="24"/>
      <w:lang w:eastAsia="zh-CN"/>
      <w14:ligatures w14:val="none"/>
    </w:rPr>
  </w:style>
  <w:style w:type="paragraph" w:styleId="TOC2">
    <w:name w:val="toc 2"/>
    <w:basedOn w:val="Normal"/>
    <w:next w:val="Normal"/>
    <w:autoRedefine/>
    <w:uiPriority w:val="39"/>
    <w:unhideWhenUsed/>
    <w:rsid w:val="00B172D6"/>
    <w:pPr>
      <w:spacing w:after="100" w:line="259" w:lineRule="auto"/>
      <w:ind w:left="220"/>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172D6"/>
    <w:pPr>
      <w:spacing w:after="100" w:line="259" w:lineRule="auto"/>
      <w:ind w:left="440"/>
    </w:pPr>
    <w:rPr>
      <w:rFonts w:asciiTheme="minorHAnsi" w:eastAsiaTheme="minorEastAsia" w:hAnsiTheme="minorHAnsi" w:cs="Times New Roman"/>
      <w:sz w:val="22"/>
      <w:szCs w:val="22"/>
      <w:lang w:val="en-US"/>
    </w:rPr>
  </w:style>
  <w:style w:type="table" w:styleId="TableGrid">
    <w:name w:val="Table Grid"/>
    <w:basedOn w:val="TableNormal"/>
    <w:uiPriority w:val="39"/>
    <w:rsid w:val="007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D0640"/>
    <w:pPr>
      <w:spacing w:after="0" w:line="240" w:lineRule="auto"/>
    </w:pPr>
    <w:rPr>
      <w:rFonts w:eastAsia="SimSun"/>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5E12"/>
    <w:pPr>
      <w:jc w:val="left"/>
    </w:pPr>
    <w:rPr>
      <w:rFonts w:eastAsia="Times New Roman" w:cs="Arial"/>
      <w:b/>
      <w:bCs/>
      <w:lang w:val="en-GB"/>
    </w:rPr>
  </w:style>
  <w:style w:type="character" w:customStyle="1" w:styleId="CommentSubjectChar">
    <w:name w:val="Comment Subject Char"/>
    <w:basedOn w:val="CommentTextChar"/>
    <w:link w:val="CommentSubject"/>
    <w:uiPriority w:val="99"/>
    <w:semiHidden/>
    <w:rsid w:val="00E25E12"/>
    <w:rPr>
      <w:rFonts w:ascii="Arial" w:eastAsia="Times New Roman" w:hAnsi="Arial" w:cs="Arial"/>
      <w:b/>
      <w:bCs/>
      <w:kern w:val="0"/>
      <w:sz w:val="20"/>
      <w:szCs w:val="20"/>
      <w:lang w:val="en-GB"/>
      <w14:ligatures w14:val="none"/>
    </w:rPr>
  </w:style>
  <w:style w:type="paragraph" w:styleId="Revision">
    <w:name w:val="Revision"/>
    <w:hidden/>
    <w:uiPriority w:val="99"/>
    <w:semiHidden/>
    <w:rsid w:val="00E25E12"/>
    <w:pPr>
      <w:spacing w:after="0" w:line="240" w:lineRule="auto"/>
    </w:pPr>
    <w:rPr>
      <w:rFonts w:ascii="Arial" w:eastAsia="Times New Roman" w:hAnsi="Arial" w:cs="Arial"/>
      <w:kern w:val="0"/>
      <w:sz w:val="24"/>
      <w:szCs w:val="20"/>
      <w:lang w:val="en-GB"/>
      <w14:ligatures w14:val="none"/>
    </w:rPr>
  </w:style>
  <w:style w:type="paragraph" w:styleId="Header">
    <w:name w:val="header"/>
    <w:basedOn w:val="Normal"/>
    <w:link w:val="HeaderChar"/>
    <w:uiPriority w:val="99"/>
    <w:unhideWhenUsed/>
    <w:rsid w:val="001F7745"/>
    <w:pPr>
      <w:tabs>
        <w:tab w:val="center" w:pos="4680"/>
        <w:tab w:val="right" w:pos="9360"/>
      </w:tabs>
    </w:pPr>
  </w:style>
  <w:style w:type="character" w:customStyle="1" w:styleId="HeaderChar">
    <w:name w:val="Header Char"/>
    <w:basedOn w:val="DefaultParagraphFont"/>
    <w:link w:val="Header"/>
    <w:uiPriority w:val="99"/>
    <w:rsid w:val="001F7745"/>
    <w:rPr>
      <w:rFonts w:ascii="Arial" w:eastAsia="Times New Roman" w:hAnsi="Arial" w:cs="Arial"/>
      <w:kern w:val="0"/>
      <w:sz w:val="24"/>
      <w:szCs w:val="20"/>
      <w:lang w:val="en-GB"/>
      <w14:ligatures w14:val="none"/>
    </w:rPr>
  </w:style>
  <w:style w:type="paragraph" w:styleId="Footer">
    <w:name w:val="footer"/>
    <w:basedOn w:val="Normal"/>
    <w:link w:val="FooterChar"/>
    <w:uiPriority w:val="99"/>
    <w:unhideWhenUsed/>
    <w:rsid w:val="001F7745"/>
    <w:pPr>
      <w:tabs>
        <w:tab w:val="center" w:pos="4680"/>
        <w:tab w:val="right" w:pos="9360"/>
      </w:tabs>
    </w:pPr>
  </w:style>
  <w:style w:type="character" w:customStyle="1" w:styleId="FooterChar">
    <w:name w:val="Footer Char"/>
    <w:basedOn w:val="DefaultParagraphFont"/>
    <w:link w:val="Footer"/>
    <w:uiPriority w:val="99"/>
    <w:rsid w:val="001F7745"/>
    <w:rPr>
      <w:rFonts w:ascii="Arial" w:eastAsia="Times New Roman" w:hAnsi="Arial" w:cs="Arial"/>
      <w:kern w:val="0"/>
      <w:sz w:val="24"/>
      <w:szCs w:val="20"/>
      <w:lang w:val="en-GB"/>
      <w14:ligatures w14:val="none"/>
    </w:rPr>
  </w:style>
  <w:style w:type="character" w:styleId="UnresolvedMention">
    <w:name w:val="Unresolved Mention"/>
    <w:basedOn w:val="DefaultParagraphFont"/>
    <w:uiPriority w:val="99"/>
    <w:semiHidden/>
    <w:unhideWhenUsed/>
    <w:rsid w:val="00D57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34828">
      <w:bodyDiv w:val="1"/>
      <w:marLeft w:val="0"/>
      <w:marRight w:val="0"/>
      <w:marTop w:val="0"/>
      <w:marBottom w:val="0"/>
      <w:divBdr>
        <w:top w:val="none" w:sz="0" w:space="0" w:color="auto"/>
        <w:left w:val="none" w:sz="0" w:space="0" w:color="auto"/>
        <w:bottom w:val="none" w:sz="0" w:space="0" w:color="auto"/>
        <w:right w:val="none" w:sz="0" w:space="0" w:color="auto"/>
      </w:divBdr>
    </w:div>
    <w:div w:id="557666280">
      <w:bodyDiv w:val="1"/>
      <w:marLeft w:val="0"/>
      <w:marRight w:val="0"/>
      <w:marTop w:val="0"/>
      <w:marBottom w:val="0"/>
      <w:divBdr>
        <w:top w:val="none" w:sz="0" w:space="0" w:color="auto"/>
        <w:left w:val="none" w:sz="0" w:space="0" w:color="auto"/>
        <w:bottom w:val="none" w:sz="0" w:space="0" w:color="auto"/>
        <w:right w:val="none" w:sz="0" w:space="0" w:color="auto"/>
      </w:divBdr>
    </w:div>
    <w:div w:id="662855719">
      <w:bodyDiv w:val="1"/>
      <w:marLeft w:val="0"/>
      <w:marRight w:val="0"/>
      <w:marTop w:val="0"/>
      <w:marBottom w:val="0"/>
      <w:divBdr>
        <w:top w:val="none" w:sz="0" w:space="0" w:color="auto"/>
        <w:left w:val="none" w:sz="0" w:space="0" w:color="auto"/>
        <w:bottom w:val="none" w:sz="0" w:space="0" w:color="auto"/>
        <w:right w:val="none" w:sz="0" w:space="0" w:color="auto"/>
      </w:divBdr>
    </w:div>
    <w:div w:id="1034380544">
      <w:bodyDiv w:val="1"/>
      <w:marLeft w:val="0"/>
      <w:marRight w:val="0"/>
      <w:marTop w:val="0"/>
      <w:marBottom w:val="0"/>
      <w:divBdr>
        <w:top w:val="none" w:sz="0" w:space="0" w:color="auto"/>
        <w:left w:val="none" w:sz="0" w:space="0" w:color="auto"/>
        <w:bottom w:val="none" w:sz="0" w:space="0" w:color="auto"/>
        <w:right w:val="none" w:sz="0" w:space="0" w:color="auto"/>
      </w:divBdr>
    </w:div>
    <w:div w:id="1294096252">
      <w:bodyDiv w:val="1"/>
      <w:marLeft w:val="0"/>
      <w:marRight w:val="0"/>
      <w:marTop w:val="0"/>
      <w:marBottom w:val="0"/>
      <w:divBdr>
        <w:top w:val="none" w:sz="0" w:space="0" w:color="auto"/>
        <w:left w:val="none" w:sz="0" w:space="0" w:color="auto"/>
        <w:bottom w:val="none" w:sz="0" w:space="0" w:color="auto"/>
        <w:right w:val="none" w:sz="0" w:space="0" w:color="auto"/>
      </w:divBdr>
    </w:div>
    <w:div w:id="1323316768">
      <w:bodyDiv w:val="1"/>
      <w:marLeft w:val="0"/>
      <w:marRight w:val="0"/>
      <w:marTop w:val="0"/>
      <w:marBottom w:val="0"/>
      <w:divBdr>
        <w:top w:val="none" w:sz="0" w:space="0" w:color="auto"/>
        <w:left w:val="none" w:sz="0" w:space="0" w:color="auto"/>
        <w:bottom w:val="none" w:sz="0" w:space="0" w:color="auto"/>
        <w:right w:val="none" w:sz="0" w:space="0" w:color="auto"/>
      </w:divBdr>
    </w:div>
    <w:div w:id="1860772166">
      <w:bodyDiv w:val="1"/>
      <w:marLeft w:val="0"/>
      <w:marRight w:val="0"/>
      <w:marTop w:val="0"/>
      <w:marBottom w:val="0"/>
      <w:divBdr>
        <w:top w:val="none" w:sz="0" w:space="0" w:color="auto"/>
        <w:left w:val="none" w:sz="0" w:space="0" w:color="auto"/>
        <w:bottom w:val="none" w:sz="0" w:space="0" w:color="auto"/>
        <w:right w:val="none" w:sz="0" w:space="0" w:color="auto"/>
      </w:divBdr>
    </w:div>
    <w:div w:id="1906720973">
      <w:bodyDiv w:val="1"/>
      <w:marLeft w:val="0"/>
      <w:marRight w:val="0"/>
      <w:marTop w:val="0"/>
      <w:marBottom w:val="0"/>
      <w:divBdr>
        <w:top w:val="none" w:sz="0" w:space="0" w:color="auto"/>
        <w:left w:val="none" w:sz="0" w:space="0" w:color="auto"/>
        <w:bottom w:val="none" w:sz="0" w:space="0" w:color="auto"/>
        <w:right w:val="none" w:sz="0" w:space="0" w:color="auto"/>
      </w:divBdr>
    </w:div>
    <w:div w:id="1912537588">
      <w:bodyDiv w:val="1"/>
      <w:marLeft w:val="0"/>
      <w:marRight w:val="0"/>
      <w:marTop w:val="0"/>
      <w:marBottom w:val="0"/>
      <w:divBdr>
        <w:top w:val="none" w:sz="0" w:space="0" w:color="auto"/>
        <w:left w:val="none" w:sz="0" w:space="0" w:color="auto"/>
        <w:bottom w:val="none" w:sz="0" w:space="0" w:color="auto"/>
        <w:right w:val="none" w:sz="0" w:space="0" w:color="auto"/>
      </w:divBdr>
    </w:div>
    <w:div w:id="20507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hyperlink" Target="mailto:2504448H@student.tp.edu.sg"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mailto:2500309F@student.tp.edu.sg" TargetMode="External"/><Relationship Id="rId25" Type="http://schemas.openxmlformats.org/officeDocument/2006/relationships/image" Target="media/image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2500881D@student.tp.edu.sg" TargetMode="Externa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hyperlink" Target="mailto:2501272E@student.tp.edu.sg"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2502242G@student.tp.edu.sg" TargetMode="Externa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 Id="rId22" Type="http://schemas.openxmlformats.org/officeDocument/2006/relationships/hyperlink" Target="mailto:Janedoe6162@students.edu.tp.sg" TargetMode="External"/><Relationship Id="rId27" Type="http://schemas.openxmlformats.org/officeDocument/2006/relationships/image" Target="media/image9.png"/><Relationship Id="rId30" Type="http://schemas.openxmlformats.org/officeDocument/2006/relationships/image" Target="media/image12.png"/><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TaxCatchAll xmlns="8c74f92f-9345-451a-8fcd-82ad1ddda40a" xsi:nil="true"/>
    <Description xmlns="0c19ae56-3fd1-4134-ad5d-f1df2bf4580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D5D56-76D2-42ED-9636-162A54076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2E665F-1AB1-4DCE-B09D-DAD31AE6C0EF}">
  <ds:schemaRefs>
    <ds:schemaRef ds:uri="http://schemas.openxmlformats.org/officeDocument/2006/bibliography"/>
  </ds:schemaRefs>
</ds:datastoreItem>
</file>

<file path=customXml/itemProps3.xml><?xml version="1.0" encoding="utf-8"?>
<ds:datastoreItem xmlns:ds="http://schemas.openxmlformats.org/officeDocument/2006/customXml" ds:itemID="{44C9E2E0-E408-439E-B912-649BDF1430D7}">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4.xml><?xml version="1.0" encoding="utf-8"?>
<ds:datastoreItem xmlns:ds="http://schemas.openxmlformats.org/officeDocument/2006/customXml" ds:itemID="{15A4AC6E-7B58-48EB-AE35-6A46A0C3BA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2184</TotalTime>
  <Pages>25</Pages>
  <Words>3644</Words>
  <Characters>20771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24367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Amira Natasha ABDUL MALEK (TP)</dc:creator>
  <cp:keywords/>
  <dc:description/>
  <cp:lastModifiedBy>leon chua</cp:lastModifiedBy>
  <cp:revision>26</cp:revision>
  <dcterms:created xsi:type="dcterms:W3CDTF">2025-10-23T09:41:00Z</dcterms:created>
  <dcterms:modified xsi:type="dcterms:W3CDTF">2025-12-07T04:44:00Z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2024-09-18T17:37:57Z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53578c40-aaa7-4475-8fce-4c97923a3911</vt:lpwstr>
  </property>
  <property fmtid="{D5CDD505-2E9C-101B-9397-08002B2CF9AE}" pid="8" name="MSIP_Label_f69d7fc4-da81-42e5-b309-526f71322d86_ContentBits">
    <vt:lpwstr>0</vt:lpwstr>
  </property>
  <property fmtid="{D5CDD505-2E9C-101B-9397-08002B2CF9AE}" pid="9" name="GrammarlyDocumentId">
    <vt:lpwstr>937d054f9c5e03663a6b159ee464377ea5632416c1da149bbcaa4c49d1caebbe</vt:lpwstr>
  </property>
  <property fmtid="{D5CDD505-2E9C-101B-9397-08002B2CF9AE}" pid="10" name="ContentTypeId">
    <vt:lpwstr>0x0101006AAAFB2A4F81AF499435FEF2B8BF6527</vt:lpwstr>
  </property>
  <property fmtid="{D5CDD505-2E9C-101B-9397-08002B2CF9AE}" pid="11" name="MediaServiceImageTags">
    <vt:lpwstr/>
  </property>
</Properties>
</file>